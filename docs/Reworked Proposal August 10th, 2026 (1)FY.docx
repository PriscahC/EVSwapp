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1D1787" w:rsidRDefault="001D1787" w:rsidP="00C760B5">
      <w:pPr>
        <w:spacing w:after="0"/>
        <w:rPr>
          <w:rFonts w:ascii="Times New Roman" w:eastAsia="Times New Roman" w:hAnsi="Times New Roman" w:cs="Times New Roman"/>
          <w:sz w:val="24"/>
          <w:szCs w:val="24"/>
        </w:rPr>
      </w:pPr>
    </w:p>
    <w:p w14:paraId="00000002" w14:textId="77777777" w:rsidR="001D1787" w:rsidRDefault="00AA2F10" w:rsidP="00C760B5">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COMMUNICATION FACTORS THAT AFFECT FAMILY PLANNING UPTAKE AMONG RURAL AND MARGINALISED WOMEN IN MANDERA COUNTY, KENYA.</w:t>
      </w:r>
    </w:p>
    <w:p w14:paraId="00000003" w14:textId="77777777" w:rsidR="001D1787" w:rsidRDefault="00AA2F10" w:rsidP="00C760B5">
      <w:pPr>
        <w:widowControl w:val="0"/>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p>
    <w:p w14:paraId="00000004" w14:textId="77777777" w:rsidR="001D1787" w:rsidRDefault="00AA2F10" w:rsidP="00C760B5">
      <w:pPr>
        <w:widowControl w:val="0"/>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BY </w:t>
      </w:r>
    </w:p>
    <w:p w14:paraId="00000005" w14:textId="77777777" w:rsidR="001D1787" w:rsidRDefault="001D1787" w:rsidP="00C760B5">
      <w:pPr>
        <w:widowControl w:val="0"/>
        <w:spacing w:after="0" w:line="240" w:lineRule="auto"/>
        <w:jc w:val="center"/>
        <w:rPr>
          <w:rFonts w:ascii="Times New Roman" w:eastAsia="Times New Roman" w:hAnsi="Times New Roman" w:cs="Times New Roman"/>
          <w:b/>
          <w:bCs/>
          <w:sz w:val="24"/>
          <w:szCs w:val="24"/>
        </w:rPr>
      </w:pPr>
    </w:p>
    <w:p w14:paraId="00000006" w14:textId="77777777" w:rsidR="001D1787" w:rsidRDefault="00AA2F10" w:rsidP="00C760B5">
      <w:pPr>
        <w:widowControl w:val="0"/>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ANJELINE OKECH</w:t>
      </w:r>
    </w:p>
    <w:p w14:paraId="00000007" w14:textId="77777777" w:rsidR="001D1787" w:rsidRDefault="001D1787" w:rsidP="00C760B5">
      <w:pPr>
        <w:widowControl w:val="0"/>
        <w:spacing w:after="0" w:line="240" w:lineRule="auto"/>
        <w:jc w:val="center"/>
        <w:rPr>
          <w:rFonts w:ascii="Times New Roman" w:eastAsia="Times New Roman" w:hAnsi="Times New Roman" w:cs="Times New Roman"/>
          <w:sz w:val="24"/>
          <w:szCs w:val="24"/>
        </w:rPr>
      </w:pPr>
    </w:p>
    <w:p w14:paraId="00000008" w14:textId="77777777" w:rsidR="001D1787" w:rsidRDefault="00AA2F10" w:rsidP="00C760B5">
      <w:pPr>
        <w:widowControl w:val="0"/>
        <w:spacing w:after="0"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sz w:val="24"/>
          <w:szCs w:val="24"/>
        </w:rPr>
        <w:t>MPH/5006/23</w:t>
      </w:r>
    </w:p>
    <w:p w14:paraId="00000009" w14:textId="77777777" w:rsidR="001D1787" w:rsidRDefault="00AA2F10" w:rsidP="00C760B5">
      <w:pPr>
        <w:widowControl w:val="0"/>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p>
    <w:p w14:paraId="0000000A" w14:textId="0CCA622A" w:rsidR="001D1787" w:rsidRDefault="00AA2F10" w:rsidP="00C760B5">
      <w:pPr>
        <w:widowControl w:val="0"/>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A Thesis Submitted to </w:t>
      </w:r>
      <w:r w:rsidR="00AB3A70">
        <w:rPr>
          <w:rFonts w:ascii="Times New Roman" w:eastAsia="Times New Roman" w:hAnsi="Times New Roman" w:cs="Times New Roman"/>
          <w:b/>
          <w:bCs/>
          <w:sz w:val="24"/>
          <w:szCs w:val="24"/>
        </w:rPr>
        <w:t xml:space="preserve">the </w:t>
      </w:r>
      <w:r>
        <w:rPr>
          <w:rFonts w:ascii="Times New Roman" w:eastAsia="Times New Roman" w:hAnsi="Times New Roman" w:cs="Times New Roman"/>
          <w:b/>
          <w:bCs/>
          <w:sz w:val="24"/>
          <w:szCs w:val="24"/>
        </w:rPr>
        <w:t>School of Public Health, College of Health Sciences, Department of Health Policy and Management in Partial Fulfilment of the Requirements for the Award of Degree of Master</w:t>
      </w:r>
      <w:del w:id="0" w:author="Yego, Faith Hilda" w:date="2026-08-30T14:10:00Z" w16du:dateUtc="2026-08-30T11:10:00Z">
        <w:r w:rsidDel="004A155F">
          <w:rPr>
            <w:rFonts w:ascii="Times New Roman" w:eastAsia="Times New Roman" w:hAnsi="Times New Roman" w:cs="Times New Roman"/>
            <w:b/>
            <w:bCs/>
            <w:sz w:val="24"/>
            <w:szCs w:val="24"/>
          </w:rPr>
          <w:delText>s</w:delText>
        </w:r>
      </w:del>
      <w:r>
        <w:rPr>
          <w:rFonts w:ascii="Times New Roman" w:eastAsia="Times New Roman" w:hAnsi="Times New Roman" w:cs="Times New Roman"/>
          <w:b/>
          <w:bCs/>
          <w:sz w:val="24"/>
          <w:szCs w:val="24"/>
        </w:rPr>
        <w:t xml:space="preserve"> of</w:t>
      </w:r>
    </w:p>
    <w:p w14:paraId="0000000B" w14:textId="7D2F17AD" w:rsidR="001D1787" w:rsidRDefault="00AA2F10" w:rsidP="00C760B5">
      <w:pPr>
        <w:widowControl w:val="0"/>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Public Health </w:t>
      </w:r>
      <w:del w:id="1" w:author="Yego, Faith Hilda" w:date="2026-08-30T14:10:00Z" w16du:dateUtc="2026-08-30T11:10:00Z">
        <w:r w:rsidDel="004A155F">
          <w:rPr>
            <w:rFonts w:ascii="Times New Roman" w:eastAsia="Times New Roman" w:hAnsi="Times New Roman" w:cs="Times New Roman"/>
            <w:b/>
            <w:bCs/>
            <w:sz w:val="24"/>
            <w:szCs w:val="24"/>
          </w:rPr>
          <w:delText>in Health Promotion</w:delText>
        </w:r>
      </w:del>
    </w:p>
    <w:p w14:paraId="0000000C" w14:textId="77777777" w:rsidR="001D1787" w:rsidRDefault="00AA2F10" w:rsidP="00C760B5">
      <w:pPr>
        <w:widowControl w:val="0"/>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br/>
      </w:r>
    </w:p>
    <w:p w14:paraId="0000000D" w14:textId="77777777" w:rsidR="001D1787" w:rsidRDefault="00AA2F10" w:rsidP="00C760B5">
      <w:pPr>
        <w:spacing w:after="0"/>
        <w:ind w:left="828" w:right="728"/>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Moi University</w:t>
      </w:r>
    </w:p>
    <w:p w14:paraId="0000000E" w14:textId="77777777" w:rsidR="001D1787" w:rsidRDefault="00AA2F10" w:rsidP="00C760B5">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p>
    <w:p w14:paraId="0000000F" w14:textId="77777777" w:rsidR="001D1787" w:rsidRDefault="00AA2F10" w:rsidP="004A155F">
      <w:pPr>
        <w:spacing w:after="0"/>
        <w:jc w:val="center"/>
        <w:rPr>
          <w:rFonts w:ascii="Times New Roman" w:eastAsia="Times New Roman" w:hAnsi="Times New Roman" w:cs="Times New Roman"/>
          <w:sz w:val="24"/>
          <w:szCs w:val="24"/>
        </w:rPr>
        <w:pPrChange w:id="2" w:author="Yego, Faith Hilda" w:date="2026-08-30T14:10:00Z" w16du:dateUtc="2026-08-30T11:10:00Z">
          <w:pPr>
            <w:spacing w:after="0"/>
          </w:pPr>
        </w:pPrChange>
      </w:pPr>
      <w:r>
        <w:rPr>
          <w:rFonts w:ascii="Times New Roman" w:eastAsia="Times New Roman" w:hAnsi="Times New Roman" w:cs="Times New Roman"/>
          <w:b/>
          <w:bCs/>
          <w:sz w:val="24"/>
          <w:szCs w:val="24"/>
        </w:rPr>
        <w:t>May 2025</w:t>
      </w:r>
    </w:p>
    <w:p w14:paraId="00000010" w14:textId="77777777" w:rsidR="001D1787" w:rsidRDefault="00AA2F10" w:rsidP="00C760B5">
      <w:pPr>
        <w:spacing w:after="0"/>
        <w:rPr>
          <w:rFonts w:ascii="Times New Roman" w:eastAsia="Times New Roman" w:hAnsi="Times New Roman" w:cs="Times New Roman"/>
          <w:b/>
          <w:bCs/>
          <w:sz w:val="24"/>
          <w:szCs w:val="24"/>
        </w:rPr>
      </w:pPr>
      <w:r>
        <w:br w:type="page"/>
      </w:r>
    </w:p>
    <w:p w14:paraId="00000011" w14:textId="77777777" w:rsidR="001D1787" w:rsidRDefault="00AA2F10" w:rsidP="00C760B5">
      <w:pPr>
        <w:pStyle w:val="Heading1"/>
        <w:spacing w:before="0"/>
        <w:ind w:left="828" w:right="733"/>
      </w:pPr>
      <w:bookmarkStart w:id="3" w:name="_Toc236420030"/>
      <w:r>
        <w:lastRenderedPageBreak/>
        <w:t>DECLARATION</w:t>
      </w:r>
      <w:bookmarkEnd w:id="3"/>
    </w:p>
    <w:p w14:paraId="00000012" w14:textId="77777777" w:rsidR="001D1787" w:rsidRDefault="00AA2F10" w:rsidP="00C760B5">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Declaration by the Candidate</w:t>
      </w:r>
    </w:p>
    <w:p w14:paraId="00000013" w14:textId="77777777" w:rsidR="001D1787" w:rsidRDefault="001D1787" w:rsidP="00C760B5">
      <w:pPr>
        <w:spacing w:after="0"/>
        <w:rPr>
          <w:rFonts w:ascii="Times New Roman" w:eastAsia="Times New Roman" w:hAnsi="Times New Roman" w:cs="Times New Roman"/>
          <w:sz w:val="24"/>
          <w:szCs w:val="24"/>
        </w:rPr>
      </w:pPr>
    </w:p>
    <w:p w14:paraId="00000014" w14:textId="7E2FAC12" w:rsidR="001D1787" w:rsidRDefault="00BF3783" w:rsidP="00C760B5">
      <w:pPr>
        <w:spacing w:after="0" w:line="480" w:lineRule="auto"/>
        <w:ind w:right="3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thesis is my original work and has not been presented to any other university/institution. No part of this research thesis may be reproduced without the prior permission of the author or Moi University</w:t>
      </w:r>
    </w:p>
    <w:p w14:paraId="00000015" w14:textId="77777777" w:rsidR="001D1787" w:rsidRDefault="001D1787" w:rsidP="00C760B5">
      <w:pPr>
        <w:spacing w:after="0"/>
        <w:rPr>
          <w:rFonts w:ascii="Times New Roman" w:eastAsia="Times New Roman" w:hAnsi="Times New Roman" w:cs="Times New Roman"/>
          <w:sz w:val="24"/>
          <w:szCs w:val="24"/>
        </w:rPr>
      </w:pPr>
    </w:p>
    <w:p w14:paraId="00000016" w14:textId="77777777" w:rsidR="001D1787" w:rsidRDefault="00AA2F10" w:rsidP="00C760B5">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Signature................................................ Date………...........................................</w:t>
      </w:r>
    </w:p>
    <w:p w14:paraId="00000017" w14:textId="77777777" w:rsidR="001D1787" w:rsidRDefault="00AA2F10" w:rsidP="00C760B5">
      <w:pPr>
        <w:widowControl w:val="0"/>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ANJELINE OKECH </w:t>
      </w:r>
    </w:p>
    <w:p w14:paraId="00000018" w14:textId="77777777" w:rsidR="001D1787" w:rsidRDefault="00AA2F10" w:rsidP="00C760B5">
      <w:pPr>
        <w:widowControl w:val="0"/>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MPH/5006/23</w:t>
      </w:r>
    </w:p>
    <w:p w14:paraId="00000019" w14:textId="77777777" w:rsidR="001D1787" w:rsidRDefault="001D1787" w:rsidP="00C760B5">
      <w:pPr>
        <w:spacing w:after="0"/>
        <w:rPr>
          <w:rFonts w:ascii="Times New Roman" w:eastAsia="Times New Roman" w:hAnsi="Times New Roman" w:cs="Times New Roman"/>
          <w:sz w:val="24"/>
          <w:szCs w:val="24"/>
        </w:rPr>
      </w:pPr>
    </w:p>
    <w:p w14:paraId="0000001A" w14:textId="77777777" w:rsidR="001D1787" w:rsidRDefault="00AA2F10" w:rsidP="00C760B5">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Declaration by the Supervisors</w:t>
      </w:r>
    </w:p>
    <w:p w14:paraId="0000001B" w14:textId="5EBD3ECA" w:rsidR="001D1787" w:rsidRDefault="00AA2F10" w:rsidP="00C760B5">
      <w:pPr>
        <w:spacing w:after="0" w:line="480" w:lineRule="auto"/>
        <w:ind w:right="37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thesis has been submitted for examination with our approval as the University supervisors.</w:t>
      </w:r>
      <w:del w:id="4" w:author="Yego, Faith Hilda" w:date="2026-08-30T14:10:00Z" w16du:dateUtc="2026-08-30T11:10:00Z">
        <w:r w:rsidDel="004A155F">
          <w:rPr>
            <w:noProof/>
          </w:rPr>
          <w:drawing>
            <wp:anchor distT="0" distB="0" distL="0" distR="0" simplePos="0" relativeHeight="251658240" behindDoc="1" locked="0" layoutInCell="1" hidden="0" allowOverlap="1" wp14:anchorId="1EC592FA" wp14:editId="1D1EBD0D">
              <wp:simplePos x="0" y="0"/>
              <wp:positionH relativeFrom="column">
                <wp:posOffset>1066800</wp:posOffset>
              </wp:positionH>
              <wp:positionV relativeFrom="paragraph">
                <wp:posOffset>657225</wp:posOffset>
              </wp:positionV>
              <wp:extent cx="712788" cy="394130"/>
              <wp:effectExtent l="0" t="0" r="0" b="0"/>
              <wp:wrapNone/>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712788" cy="394130"/>
                      </a:xfrm>
                      <a:prstGeom prst="rect">
                        <a:avLst/>
                      </a:prstGeom>
                      <a:ln/>
                    </pic:spPr>
                  </pic:pic>
                </a:graphicData>
              </a:graphic>
            </wp:anchor>
          </w:drawing>
        </w:r>
      </w:del>
    </w:p>
    <w:p w14:paraId="0000001C" w14:textId="481E1F05" w:rsidR="001D1787" w:rsidRDefault="00AA2F10" w:rsidP="00C760B5">
      <w:pPr>
        <w:spacing w:after="0" w:line="240" w:lineRule="auto"/>
        <w:jc w:val="bot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rPr>
        <w:t>Signature: ............</w:t>
      </w:r>
      <w:del w:id="5" w:author="Yego, Faith Hilda" w:date="2026-08-30T14:10:00Z" w16du:dateUtc="2026-08-30T11:10:00Z">
        <w:r w:rsidDel="004A155F">
          <w:rPr>
            <w:rFonts w:ascii="Times New Roman" w:eastAsia="Times New Roman" w:hAnsi="Times New Roman" w:cs="Times New Roman"/>
            <w:sz w:val="24"/>
            <w:szCs w:val="24"/>
          </w:rPr>
          <w:delText>.............................</w:delText>
        </w:r>
        <w:r w:rsidDel="004A155F">
          <w:rPr>
            <w:rFonts w:ascii="Times New Roman" w:eastAsia="Times New Roman" w:hAnsi="Times New Roman" w:cs="Times New Roman"/>
            <w:sz w:val="24"/>
            <w:szCs w:val="24"/>
          </w:rPr>
          <w:tab/>
          <w:delText xml:space="preserve">Date  </w:delText>
        </w:r>
        <w:r w:rsidDel="004A155F">
          <w:rPr>
            <w:rFonts w:ascii="Times New Roman" w:eastAsia="Times New Roman" w:hAnsi="Times New Roman" w:cs="Times New Roman"/>
            <w:b/>
            <w:bCs/>
            <w:i/>
            <w:iCs/>
            <w:sz w:val="24"/>
            <w:szCs w:val="24"/>
            <w:u w:val="single"/>
          </w:rPr>
          <w:delText>05/20/2025</w:delText>
        </w:r>
      </w:del>
    </w:p>
    <w:p w14:paraId="0000001D" w14:textId="77777777" w:rsidR="001D1787" w:rsidRDefault="00AA2F10" w:rsidP="00C760B5">
      <w:pPr>
        <w:widowControl w:val="0"/>
        <w:spacing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Dr. Faith Yego</w:t>
      </w:r>
    </w:p>
    <w:p w14:paraId="0000001E" w14:textId="77777777" w:rsidR="001D1787" w:rsidRDefault="00AA2F10" w:rsidP="00C760B5">
      <w:pPr>
        <w:widowControl w:val="0"/>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Department of Health Policy and Management &amp; Human Nutrition, School of Public Health,</w:t>
      </w:r>
    </w:p>
    <w:p w14:paraId="0000001F" w14:textId="77777777" w:rsidR="001D1787" w:rsidRDefault="00AA2F10" w:rsidP="00C760B5">
      <w:pPr>
        <w:widowControl w:val="0"/>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College of Health Sciences, Moi University, </w:t>
      </w:r>
    </w:p>
    <w:p w14:paraId="00000020" w14:textId="77777777" w:rsidR="001D1787" w:rsidRDefault="00AA2F10" w:rsidP="00C760B5">
      <w:pPr>
        <w:widowControl w:val="0"/>
        <w:spacing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ELDORET-KENYA.</w:t>
      </w:r>
    </w:p>
    <w:p w14:paraId="00000021" w14:textId="1629E343" w:rsidR="001D1787" w:rsidRDefault="00AA2F10" w:rsidP="00C760B5">
      <w:pPr>
        <w:widowControl w:val="0"/>
        <w:spacing w:after="0" w:line="360" w:lineRule="auto"/>
        <w:rPr>
          <w:rFonts w:ascii="Times New Roman" w:eastAsia="Times New Roman" w:hAnsi="Times New Roman" w:cs="Times New Roman"/>
          <w:b/>
          <w:bCs/>
          <w:sz w:val="24"/>
          <w:szCs w:val="24"/>
        </w:rPr>
      </w:pPr>
      <w:del w:id="6" w:author="Yego, Faith Hilda" w:date="2026-08-30T14:10:00Z" w16du:dateUtc="2026-08-30T11:10:00Z">
        <w:r w:rsidDel="004A155F">
          <w:rPr>
            <w:noProof/>
          </w:rPr>
          <w:drawing>
            <wp:anchor distT="0" distB="0" distL="0" distR="0" simplePos="0" relativeHeight="251659264" behindDoc="1" locked="0" layoutInCell="1" hidden="0" allowOverlap="1" wp14:anchorId="65D8525A" wp14:editId="60003A22">
              <wp:simplePos x="0" y="0"/>
              <wp:positionH relativeFrom="column">
                <wp:posOffset>952500</wp:posOffset>
              </wp:positionH>
              <wp:positionV relativeFrom="paragraph">
                <wp:posOffset>209550</wp:posOffset>
              </wp:positionV>
              <wp:extent cx="760413" cy="310777"/>
              <wp:effectExtent l="0" t="0" r="0" b="0"/>
              <wp:wrapNone/>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760413" cy="310777"/>
                      </a:xfrm>
                      <a:prstGeom prst="rect">
                        <a:avLst/>
                      </a:prstGeom>
                      <a:ln/>
                    </pic:spPr>
                  </pic:pic>
                </a:graphicData>
              </a:graphic>
            </wp:anchor>
          </w:drawing>
        </w:r>
      </w:del>
    </w:p>
    <w:p w14:paraId="00000022" w14:textId="2A896DA6" w:rsidR="001D1787" w:rsidRDefault="00AA2F10" w:rsidP="00C760B5">
      <w:pPr>
        <w:spacing w:after="0" w:line="276" w:lineRule="auto"/>
        <w:rPr>
          <w:rFonts w:ascii="Times New Roman" w:eastAsia="Times New Roman" w:hAnsi="Times New Roman" w:cs="Times New Roman"/>
          <w:sz w:val="24"/>
          <w:szCs w:val="24"/>
        </w:rPr>
      </w:pPr>
      <w:bookmarkStart w:id="7" w:name="_heading=h.7qhuitwj7lpk" w:colFirst="0" w:colLast="0"/>
      <w:bookmarkEnd w:id="7"/>
      <w:r>
        <w:rPr>
          <w:rFonts w:ascii="Times New Roman" w:eastAsia="Times New Roman" w:hAnsi="Times New Roman" w:cs="Times New Roman"/>
          <w:sz w:val="24"/>
          <w:szCs w:val="24"/>
        </w:rPr>
        <w:t>Signature</w:t>
      </w:r>
      <w:del w:id="8" w:author="Yego, Faith Hilda" w:date="2026-08-30T14:10:00Z" w16du:dateUtc="2026-08-30T11:10:00Z">
        <w:r w:rsidDel="004A155F">
          <w:rPr>
            <w:rFonts w:ascii="Times New Roman" w:eastAsia="Times New Roman" w:hAnsi="Times New Roman" w:cs="Times New Roman"/>
            <w:sz w:val="24"/>
            <w:szCs w:val="24"/>
          </w:rPr>
          <w:delText xml:space="preserve">.........................................    Date  </w:delText>
        </w:r>
        <w:r w:rsidDel="004A155F">
          <w:rPr>
            <w:rFonts w:ascii="Times New Roman" w:eastAsia="Times New Roman" w:hAnsi="Times New Roman" w:cs="Times New Roman"/>
            <w:b/>
            <w:bCs/>
            <w:i/>
            <w:iCs/>
            <w:sz w:val="24"/>
            <w:szCs w:val="24"/>
            <w:u w:val="single"/>
          </w:rPr>
          <w:delText>05/20/2025</w:delText>
        </w:r>
      </w:del>
    </w:p>
    <w:p w14:paraId="00000023" w14:textId="77777777" w:rsidR="001D1787" w:rsidRDefault="00AA2F10" w:rsidP="00C760B5">
      <w:pPr>
        <w:widowControl w:val="0"/>
        <w:spacing w:after="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Prof Bernard Malakwen</w:t>
      </w:r>
    </w:p>
    <w:p w14:paraId="00000024" w14:textId="77777777" w:rsidR="001D1787" w:rsidRDefault="00AA2F10" w:rsidP="00C760B5">
      <w:pPr>
        <w:widowControl w:val="0"/>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Department of Publishing, Journalism and Communication Studies,</w:t>
      </w:r>
    </w:p>
    <w:p w14:paraId="00000025" w14:textId="77777777" w:rsidR="001D1787" w:rsidRDefault="00AA2F10" w:rsidP="00C760B5">
      <w:pPr>
        <w:widowControl w:val="0"/>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School of Information Science,</w:t>
      </w:r>
    </w:p>
    <w:p w14:paraId="00000026" w14:textId="77777777" w:rsidR="001D1787" w:rsidRDefault="00AA2F10" w:rsidP="00C760B5">
      <w:pPr>
        <w:widowControl w:val="0"/>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Moi University, </w:t>
      </w:r>
    </w:p>
    <w:p w14:paraId="00000027" w14:textId="77777777" w:rsidR="001D1787" w:rsidRDefault="00AA2F10" w:rsidP="00C760B5">
      <w:pPr>
        <w:spacing w:after="0" w:line="240" w:lineRule="auto"/>
        <w:ind w:right="3238"/>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ELDORET-KENYA.</w:t>
      </w:r>
    </w:p>
    <w:p w14:paraId="00000028" w14:textId="77777777" w:rsidR="001D1787" w:rsidRDefault="001D1787" w:rsidP="00C760B5">
      <w:pPr>
        <w:spacing w:after="0"/>
        <w:rPr>
          <w:rFonts w:ascii="Times New Roman" w:eastAsia="Times New Roman" w:hAnsi="Times New Roman" w:cs="Times New Roman"/>
          <w:sz w:val="24"/>
          <w:szCs w:val="24"/>
        </w:rPr>
      </w:pPr>
    </w:p>
    <w:p w14:paraId="00000029" w14:textId="77777777" w:rsidR="001D1787" w:rsidRDefault="00AA2F10" w:rsidP="00C760B5">
      <w:pPr>
        <w:pStyle w:val="Heading1"/>
        <w:spacing w:before="0"/>
        <w:ind w:left="828" w:right="732"/>
      </w:pPr>
      <w:r>
        <w:br w:type="page"/>
      </w:r>
    </w:p>
    <w:p w14:paraId="0000002A" w14:textId="77777777" w:rsidR="001D1787" w:rsidRDefault="00AA2F10" w:rsidP="00C760B5">
      <w:pPr>
        <w:pStyle w:val="Heading1"/>
        <w:spacing w:before="0"/>
        <w:ind w:left="828" w:right="732"/>
      </w:pPr>
      <w:bookmarkStart w:id="9" w:name="_Toc236420031"/>
      <w:r>
        <w:lastRenderedPageBreak/>
        <w:t>DEDICATION</w:t>
      </w:r>
      <w:bookmarkEnd w:id="9"/>
    </w:p>
    <w:p w14:paraId="0000002B" w14:textId="77777777" w:rsidR="001D1787" w:rsidRDefault="00AA2F10" w:rsidP="00C760B5">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 dedicate this study to my family more so to my parents, Dr Maurice and Alice Okech, whose unwavering love, support, and encouragement have been the driving force behind my academic journey.</w:t>
      </w:r>
      <w:r>
        <w:rPr>
          <w:rFonts w:ascii="Times New Roman" w:eastAsia="Times New Roman" w:hAnsi="Times New Roman" w:cs="Times New Roman"/>
          <w:sz w:val="24"/>
          <w:szCs w:val="24"/>
        </w:rPr>
        <w:br/>
      </w:r>
    </w:p>
    <w:p w14:paraId="0000002C" w14:textId="77777777" w:rsidR="001D1787" w:rsidRDefault="001D1787" w:rsidP="00C760B5">
      <w:pPr>
        <w:spacing w:after="0"/>
        <w:rPr>
          <w:rFonts w:ascii="Times New Roman" w:eastAsia="Times New Roman" w:hAnsi="Times New Roman" w:cs="Times New Roman"/>
          <w:sz w:val="24"/>
          <w:szCs w:val="24"/>
        </w:rPr>
      </w:pPr>
    </w:p>
    <w:p w14:paraId="0000002D" w14:textId="77777777" w:rsidR="001D1787" w:rsidRDefault="00AA2F10" w:rsidP="00C760B5">
      <w:pPr>
        <w:spacing w:after="0"/>
        <w:rPr>
          <w:rFonts w:ascii="Times New Roman" w:eastAsia="Times New Roman" w:hAnsi="Times New Roman" w:cs="Times New Roman"/>
          <w:b/>
          <w:bCs/>
          <w:sz w:val="24"/>
          <w:szCs w:val="24"/>
        </w:rPr>
      </w:pPr>
      <w:r>
        <w:br w:type="page"/>
      </w:r>
    </w:p>
    <w:p w14:paraId="0000002E" w14:textId="77777777" w:rsidR="001D1787" w:rsidRDefault="00AA2F10" w:rsidP="00C760B5">
      <w:pPr>
        <w:pStyle w:val="Heading1"/>
        <w:spacing w:before="0"/>
        <w:ind w:left="828" w:right="729"/>
      </w:pPr>
      <w:bookmarkStart w:id="10" w:name="_Toc236420032"/>
      <w:r>
        <w:lastRenderedPageBreak/>
        <w:t>ACKNOWLEDGEMENTS</w:t>
      </w:r>
      <w:bookmarkEnd w:id="10"/>
    </w:p>
    <w:p w14:paraId="0000002F" w14:textId="38AF4CBE" w:rsidR="001D1787" w:rsidRDefault="00AA2F10" w:rsidP="00C760B5">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 am grateful to Prof Malakwen and Dr Yego for their assistance, guidance and constant encouragement on this thesis. Their help has been invaluable. I am also thankful to the faculty members for providing their feedback and insights. I </w:t>
      </w:r>
      <w:r w:rsidR="00BF3783">
        <w:rPr>
          <w:rFonts w:ascii="Times New Roman" w:eastAsia="Times New Roman" w:hAnsi="Times New Roman" w:cs="Times New Roman"/>
          <w:sz w:val="24"/>
          <w:szCs w:val="24"/>
        </w:rPr>
        <w:t>recognise the expertise of Providence Jepchirchir, the Academic Coordinator for Moi University, for working with me to better shape and concretise</w:t>
      </w:r>
      <w:r>
        <w:rPr>
          <w:rFonts w:ascii="Times New Roman" w:eastAsia="Times New Roman" w:hAnsi="Times New Roman" w:cs="Times New Roman"/>
          <w:sz w:val="24"/>
          <w:szCs w:val="24"/>
        </w:rPr>
        <w:t> the scope of study. I would like to thank my colleagues and friends for being supportive, which definitely encouraged and inspired me. I am thankful to the International Centre for Reproductive Health-Kenya for their readiness to provide information on this study. Lastly, I want to thank my family for all their support, faith and encouragement throughout my educational milestones. Their assistance was instrumental in enabling me to navigate obstacles in graduate school.</w:t>
      </w:r>
    </w:p>
    <w:p w14:paraId="00000030" w14:textId="77777777" w:rsidR="001D1787" w:rsidRDefault="00AA2F10" w:rsidP="00C760B5">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p>
    <w:p w14:paraId="00000031" w14:textId="77777777" w:rsidR="001D1787" w:rsidRDefault="00AA2F10" w:rsidP="00C760B5">
      <w:pPr>
        <w:spacing w:after="0"/>
        <w:rPr>
          <w:rFonts w:ascii="Times New Roman" w:eastAsia="Times New Roman" w:hAnsi="Times New Roman" w:cs="Times New Roman"/>
          <w:b/>
          <w:bCs/>
          <w:sz w:val="24"/>
          <w:szCs w:val="24"/>
        </w:rPr>
      </w:pPr>
      <w:r>
        <w:br w:type="page"/>
      </w:r>
    </w:p>
    <w:p w14:paraId="00000032" w14:textId="77777777" w:rsidR="001D1787" w:rsidRDefault="00AA2F10" w:rsidP="00C760B5">
      <w:pPr>
        <w:pStyle w:val="Heading1"/>
        <w:spacing w:before="0"/>
        <w:ind w:left="828" w:right="729"/>
      </w:pPr>
      <w:bookmarkStart w:id="11" w:name="_Toc236420033"/>
      <w:r>
        <w:lastRenderedPageBreak/>
        <w:t>ABSTRACT</w:t>
      </w:r>
      <w:bookmarkEnd w:id="11"/>
    </w:p>
    <w:p w14:paraId="00000033" w14:textId="745B1B0E" w:rsidR="001D1787" w:rsidRDefault="00AA2F10" w:rsidP="00C760B5">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Background</w:t>
      </w:r>
      <w:r>
        <w:rPr>
          <w:rFonts w:ascii="Times New Roman" w:eastAsia="Times New Roman" w:hAnsi="Times New Roman" w:cs="Times New Roman"/>
          <w:sz w:val="24"/>
          <w:szCs w:val="24"/>
        </w:rPr>
        <w:t xml:space="preserve">: Mandera County, Kenya, experiences low uptake of family planning (FP) methods regardless of its high fertility rates, especially among rural and </w:t>
      </w:r>
      <w:r w:rsidR="00BF3783">
        <w:rPr>
          <w:rFonts w:ascii="Times New Roman" w:eastAsia="Times New Roman" w:hAnsi="Times New Roman" w:cs="Times New Roman"/>
          <w:sz w:val="24"/>
          <w:szCs w:val="24"/>
        </w:rPr>
        <w:t>marginalised</w:t>
      </w:r>
      <w:r>
        <w:rPr>
          <w:rFonts w:ascii="Times New Roman" w:eastAsia="Times New Roman" w:hAnsi="Times New Roman" w:cs="Times New Roman"/>
          <w:sz w:val="24"/>
          <w:szCs w:val="24"/>
        </w:rPr>
        <w:t xml:space="preserve"> women. Despite existing FP programs aimed at increasing contraceptive use and reducing teenage pregnancy, uptake remains low. This suggests a communication gap between these programs and the target population.</w:t>
      </w:r>
    </w:p>
    <w:p w14:paraId="00000034" w14:textId="77777777" w:rsidR="001D1787" w:rsidRDefault="00AA2F10" w:rsidP="00C760B5">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Objectives</w:t>
      </w:r>
      <w:r>
        <w:rPr>
          <w:rFonts w:ascii="Times New Roman" w:eastAsia="Times New Roman" w:hAnsi="Times New Roman" w:cs="Times New Roman"/>
          <w:sz w:val="24"/>
          <w:szCs w:val="24"/>
        </w:rPr>
        <w:t>: This study investigated the communication factors that influenced FP uptake among rural and marginalised women in Mandera County. Specifically, it explored how factors such as language, cultural sensitivity, information access, stigma, and male involvement impacted FP decision-making.</w:t>
      </w:r>
    </w:p>
    <w:p w14:paraId="349C1215" w14:textId="7013CFCC" w:rsidR="00E40D04" w:rsidRDefault="00AA2F10" w:rsidP="00C760B5">
      <w:pPr>
        <w:spacing w:after="0" w:line="240" w:lineRule="auto"/>
        <w:jc w:val="both"/>
        <w:rPr>
          <w:rFonts w:ascii="Times New Roman" w:eastAsia="Times New Roman" w:hAnsi="Times New Roman" w:cs="Times New Roman"/>
          <w:sz w:val="24"/>
        </w:rPr>
      </w:pPr>
      <w:r w:rsidRPr="00C7443C">
        <w:rPr>
          <w:rFonts w:ascii="Times New Roman" w:eastAsia="Times New Roman" w:hAnsi="Times New Roman" w:cs="Times New Roman"/>
          <w:b/>
          <w:bCs/>
          <w:sz w:val="24"/>
        </w:rPr>
        <w:t>Methods:</w:t>
      </w:r>
      <w:r>
        <w:rPr>
          <w:rFonts w:ascii="Times New Roman" w:eastAsia="Times New Roman" w:hAnsi="Times New Roman" w:cs="Times New Roman"/>
          <w:sz w:val="24"/>
        </w:rPr>
        <w:t xml:space="preserve"> A mixed-methods approach was used</w:t>
      </w:r>
      <w:r w:rsidR="001204F8">
        <w:rPr>
          <w:rFonts w:ascii="Times New Roman" w:eastAsia="Times New Roman" w:hAnsi="Times New Roman" w:cs="Times New Roman"/>
          <w:sz w:val="24"/>
        </w:rPr>
        <w:t>.</w:t>
      </w:r>
      <w:r>
        <w:rPr>
          <w:rFonts w:ascii="Times New Roman" w:eastAsia="Times New Roman" w:hAnsi="Times New Roman" w:cs="Times New Roman"/>
          <w:sz w:val="24"/>
        </w:rPr>
        <w:t xml:space="preserve"> </w:t>
      </w:r>
      <w:r w:rsidR="001204F8">
        <w:rPr>
          <w:rFonts w:ascii="Times New Roman" w:eastAsia="Times New Roman" w:hAnsi="Times New Roman" w:cs="Times New Roman"/>
          <w:sz w:val="24"/>
        </w:rPr>
        <w:t>S</w:t>
      </w:r>
      <w:r>
        <w:rPr>
          <w:rFonts w:ascii="Times New Roman" w:eastAsia="Times New Roman" w:hAnsi="Times New Roman" w:cs="Times New Roman"/>
          <w:sz w:val="24"/>
        </w:rPr>
        <w:t>tructured questionnaires were administered to 200 women of reproductive age</w:t>
      </w:r>
      <w:r w:rsidR="001204F8">
        <w:rPr>
          <w:rFonts w:ascii="Times New Roman" w:eastAsia="Times New Roman" w:hAnsi="Times New Roman" w:cs="Times New Roman"/>
          <w:sz w:val="24"/>
        </w:rPr>
        <w:t xml:space="preserve"> (18-49)</w:t>
      </w:r>
      <w:r>
        <w:rPr>
          <w:rFonts w:ascii="Times New Roman" w:eastAsia="Times New Roman" w:hAnsi="Times New Roman" w:cs="Times New Roman"/>
          <w:sz w:val="24"/>
        </w:rPr>
        <w:t>, 20 purposively selected key informants participated in in-depth Interviews</w:t>
      </w:r>
      <w:r w:rsidR="001204F8">
        <w:rPr>
          <w:rFonts w:ascii="Times New Roman" w:eastAsia="Times New Roman" w:hAnsi="Times New Roman" w:cs="Times New Roman"/>
          <w:sz w:val="24"/>
        </w:rPr>
        <w:t>, and s</w:t>
      </w:r>
      <w:r>
        <w:rPr>
          <w:rFonts w:ascii="Times New Roman" w:eastAsia="Times New Roman" w:hAnsi="Times New Roman" w:cs="Times New Roman"/>
          <w:sz w:val="24"/>
        </w:rPr>
        <w:t>ix Focus Group Discussions, one per sub-county, were also conducted with 8–10 women aged 18–49 years (</w:t>
      </w:r>
      <w:r w:rsidR="004F333E">
        <w:rPr>
          <w:rFonts w:ascii="Times New Roman" w:eastAsia="Times New Roman" w:hAnsi="Times New Roman" w:cs="Times New Roman"/>
          <w:sz w:val="24"/>
        </w:rPr>
        <w:t>54</w:t>
      </w:r>
      <w:r>
        <w:rPr>
          <w:rFonts w:ascii="Times New Roman" w:eastAsia="Times New Roman" w:hAnsi="Times New Roman" w:cs="Times New Roman"/>
          <w:sz w:val="24"/>
        </w:rPr>
        <w:t xml:space="preserve"> total), representing diverse profiles across marital status, education level, and proximity to health facilities. Data were triangulated across all three methods to provide a comprehensive understanding of communication factors affecting FP uptake. Bivariate associations were tested using chi-square analysis, and standard maximum-likelihood binary logistic regression was used to estimate odds ratios</w:t>
      </w:r>
      <w:r w:rsidR="00E40D04">
        <w:rPr>
          <w:rFonts w:ascii="Times New Roman" w:eastAsia="Times New Roman" w:hAnsi="Times New Roman" w:cs="Times New Roman"/>
          <w:sz w:val="24"/>
        </w:rPr>
        <w:t>.</w:t>
      </w:r>
    </w:p>
    <w:p w14:paraId="00000036" w14:textId="5F63397C" w:rsidR="001D1787" w:rsidRDefault="00AA2F10" w:rsidP="00C760B5">
      <w:pPr>
        <w:spacing w:after="0" w:line="240" w:lineRule="auto"/>
        <w:jc w:val="both"/>
        <w:rPr>
          <w:rFonts w:ascii="Times New Roman" w:eastAsia="Times New Roman" w:hAnsi="Times New Roman" w:cs="Times New Roman"/>
          <w:sz w:val="24"/>
          <w:szCs w:val="24"/>
        </w:rPr>
      </w:pPr>
      <w:commentRangeStart w:id="12"/>
      <w:r w:rsidRPr="00C7443C">
        <w:rPr>
          <w:rFonts w:ascii="Times New Roman" w:eastAsia="Times New Roman" w:hAnsi="Times New Roman" w:cs="Times New Roman"/>
          <w:b/>
          <w:bCs/>
          <w:sz w:val="24"/>
        </w:rPr>
        <w:t>Results:</w:t>
      </w:r>
      <w:commentRangeEnd w:id="12"/>
      <w:r w:rsidR="008C6AD4">
        <w:rPr>
          <w:rStyle w:val="CommentReference"/>
        </w:rPr>
        <w:commentReference w:id="12"/>
      </w:r>
      <w:r>
        <w:rPr>
          <w:rFonts w:ascii="Times New Roman" w:eastAsia="Times New Roman" w:hAnsi="Times New Roman" w:cs="Times New Roman"/>
          <w:sz w:val="24"/>
        </w:rPr>
        <w:t xml:space="preserve"> </w:t>
      </w:r>
      <w:commentRangeStart w:id="13"/>
      <w:commentRangeStart w:id="14"/>
      <w:r>
        <w:rPr>
          <w:rFonts w:ascii="Times New Roman" w:eastAsia="Times New Roman" w:hAnsi="Times New Roman" w:cs="Times New Roman"/>
          <w:sz w:val="24"/>
        </w:rPr>
        <w:t xml:space="preserve">Interpersonal communication through healthcare providers and Community Health </w:t>
      </w:r>
      <w:ins w:id="15" w:author="Yego, Faith Hilda" w:date="2026-08-30T14:11:00Z" w16du:dateUtc="2026-08-30T11:11:00Z">
        <w:r w:rsidR="004A155F">
          <w:rPr>
            <w:rFonts w:ascii="Times New Roman" w:eastAsia="Times New Roman" w:hAnsi="Times New Roman" w:cs="Times New Roman"/>
            <w:sz w:val="24"/>
          </w:rPr>
          <w:t xml:space="preserve">Promoters </w:t>
        </w:r>
      </w:ins>
      <w:del w:id="16" w:author="Yego, Faith Hilda" w:date="2026-08-30T14:11:00Z" w16du:dateUtc="2026-08-30T11:11:00Z">
        <w:r w:rsidDel="004A155F">
          <w:rPr>
            <w:rFonts w:ascii="Times New Roman" w:eastAsia="Times New Roman" w:hAnsi="Times New Roman" w:cs="Times New Roman"/>
            <w:sz w:val="24"/>
          </w:rPr>
          <w:delText xml:space="preserve">Volunteers </w:delText>
        </w:r>
      </w:del>
      <w:r>
        <w:rPr>
          <w:rFonts w:ascii="Times New Roman" w:eastAsia="Times New Roman" w:hAnsi="Times New Roman" w:cs="Times New Roman"/>
          <w:sz w:val="24"/>
        </w:rPr>
        <w:t>was the most widely used FP information channel (57.0% of respondents) and was significantly associated with higher uptake (OR = 2.06, 95% CI: 1.15–3.68). Language barriers (OR = 0.36, 95% CI: 0.20–0.65), cultural stigma (OR = 0.34, 95% CI: 0.18–0.63), and poor information quality (OR = 0.41, 95% CI: 0.23–0.73) were each significantly associated with lower FP uptake. Couple communication about FP (OR = 2.68, 95% CI: 1.49–4.83), religious leader endorsement (OR = 2.46, 95% CI: 1.33–4.54), and spousal support (OR = 2.48, 95% CI: 1.37–4.48) showed the strongest associations among contextual factors. Two-way, interactive counselling (OR = 2.38, 95% CI: 1.33–4.26), community meeting attendance (OR = 2.22, 95% CI: 1.24–3.99), and exposure to culturally sensitive messaging (OR = 1.98, 95% CI: 1.08–3.64) were also significantly associated with uptake. Secondary and primary education were both significantly associated with higher uptake relative to no formal education. Side-effect counselling and radio exposure showed the same general direction of association but did not reach statistical significance. Social stigma, conservative community norms, and structural health facility constraints further hindered effective communication and sustained uptake.</w:t>
      </w:r>
      <w:commentRangeEnd w:id="13"/>
      <w:r w:rsidR="004A155F">
        <w:rPr>
          <w:rStyle w:val="CommentReference"/>
        </w:rPr>
        <w:commentReference w:id="13"/>
      </w:r>
      <w:commentRangeEnd w:id="14"/>
      <w:r w:rsidR="004A155F">
        <w:rPr>
          <w:rStyle w:val="CommentReference"/>
        </w:rPr>
        <w:commentReference w:id="14"/>
      </w:r>
    </w:p>
    <w:p w14:paraId="7BB8256B" w14:textId="5893EAEC" w:rsidR="008B2461" w:rsidRDefault="00AA2F10" w:rsidP="00C760B5">
      <w:pPr>
        <w:spacing w:after="0" w:line="240" w:lineRule="auto"/>
        <w:jc w:val="both"/>
        <w:rPr>
          <w:rFonts w:ascii="Times New Roman" w:eastAsia="Times New Roman" w:hAnsi="Times New Roman" w:cs="Times New Roman"/>
          <w:sz w:val="24"/>
          <w:szCs w:val="24"/>
        </w:rPr>
      </w:pPr>
      <w:commentRangeStart w:id="17"/>
      <w:r w:rsidRPr="000F1803">
        <w:rPr>
          <w:rFonts w:ascii="Times New Roman" w:eastAsia="Times New Roman" w:hAnsi="Times New Roman" w:cs="Times New Roman"/>
          <w:b/>
          <w:bCs/>
          <w:sz w:val="24"/>
        </w:rPr>
        <w:t>Conclusions:</w:t>
      </w:r>
      <w:r>
        <w:rPr>
          <w:rFonts w:ascii="Times New Roman" w:eastAsia="Times New Roman" w:hAnsi="Times New Roman" w:cs="Times New Roman"/>
          <w:sz w:val="24"/>
        </w:rPr>
        <w:t xml:space="preserve"> </w:t>
      </w:r>
      <w:r w:rsidR="008B2461" w:rsidRPr="008B2461">
        <w:rPr>
          <w:rFonts w:ascii="Times New Roman" w:eastAsia="Times New Roman" w:hAnsi="Times New Roman" w:cs="Times New Roman"/>
          <w:sz w:val="24"/>
          <w:szCs w:val="24"/>
        </w:rPr>
        <w:t xml:space="preserve">Effective family planning (FP) uptake in Mandera County depends heavily on interactive, client-centred interpersonal counselling and culturally adapted messaging that overcomes language barriers and social stigma. Because spousal support and religious leader endorsement are the strongest contextual determinants of decision-making, future FP programs </w:t>
      </w:r>
      <w:r w:rsidR="008B2461">
        <w:rPr>
          <w:rFonts w:ascii="Times New Roman" w:eastAsia="Times New Roman" w:hAnsi="Times New Roman" w:cs="Times New Roman"/>
          <w:sz w:val="24"/>
          <w:szCs w:val="24"/>
        </w:rPr>
        <w:t>should</w:t>
      </w:r>
      <w:r w:rsidR="008B2461" w:rsidRPr="008B2461">
        <w:rPr>
          <w:rFonts w:ascii="Times New Roman" w:eastAsia="Times New Roman" w:hAnsi="Times New Roman" w:cs="Times New Roman"/>
          <w:sz w:val="24"/>
          <w:szCs w:val="24"/>
        </w:rPr>
        <w:t xml:space="preserve"> shift away from top-down mass media. Instead, county health management should prioritize co-developing local-language interventions with religious leaders, implementing targeted male engagement strategies, training community health promoters in side-effect counselling</w:t>
      </w:r>
      <w:r w:rsidR="004F73A1">
        <w:rPr>
          <w:rFonts w:ascii="Times New Roman" w:eastAsia="Times New Roman" w:hAnsi="Times New Roman" w:cs="Times New Roman"/>
          <w:sz w:val="24"/>
          <w:szCs w:val="24"/>
        </w:rPr>
        <w:t>,</w:t>
      </w:r>
      <w:r w:rsidR="008B2461">
        <w:rPr>
          <w:rFonts w:ascii="Times New Roman" w:eastAsia="Times New Roman" w:hAnsi="Times New Roman" w:cs="Times New Roman"/>
          <w:sz w:val="24"/>
          <w:szCs w:val="24"/>
        </w:rPr>
        <w:t xml:space="preserve"> and </w:t>
      </w:r>
      <w:r w:rsidR="004F73A1">
        <w:rPr>
          <w:rFonts w:ascii="Times New Roman" w:eastAsia="Times New Roman" w:hAnsi="Times New Roman" w:cs="Times New Roman"/>
          <w:sz w:val="24"/>
          <w:szCs w:val="24"/>
        </w:rPr>
        <w:t>invest in improving structural conditions at health facilities to enable quality counselling interactions.</w:t>
      </w:r>
      <w:commentRangeEnd w:id="17"/>
      <w:r w:rsidR="004A155F">
        <w:rPr>
          <w:rStyle w:val="CommentReference"/>
        </w:rPr>
        <w:commentReference w:id="17"/>
      </w:r>
    </w:p>
    <w:p w14:paraId="664D55FA" w14:textId="77777777" w:rsidR="001D1787" w:rsidRDefault="001D1787" w:rsidP="00C760B5">
      <w:pPr>
        <w:spacing w:after="0" w:line="240" w:lineRule="auto"/>
        <w:jc w:val="both"/>
        <w:rPr>
          <w:ins w:id="18" w:author="Yego, Faith Hilda" w:date="2026-08-30T14:12:00Z" w16du:dateUtc="2026-08-30T11:12:00Z"/>
          <w:rFonts w:ascii="Times New Roman" w:eastAsia="Times New Roman" w:hAnsi="Times New Roman" w:cs="Times New Roman"/>
          <w:color w:val="000000"/>
          <w:sz w:val="24"/>
          <w:szCs w:val="24"/>
        </w:rPr>
      </w:pPr>
    </w:p>
    <w:p w14:paraId="71C920DE" w14:textId="12D9DBEA" w:rsidR="004A155F" w:rsidRDefault="004A155F" w:rsidP="00C760B5">
      <w:pPr>
        <w:spacing w:after="0" w:line="240" w:lineRule="auto"/>
        <w:jc w:val="both"/>
        <w:rPr>
          <w:ins w:id="19" w:author="Yego, Faith Hilda" w:date="2026-08-30T14:12:00Z" w16du:dateUtc="2026-08-30T11:12:00Z"/>
          <w:rFonts w:ascii="Times New Roman" w:eastAsia="Times New Roman" w:hAnsi="Times New Roman" w:cs="Times New Roman"/>
          <w:color w:val="000000"/>
          <w:sz w:val="24"/>
          <w:szCs w:val="24"/>
        </w:rPr>
      </w:pPr>
      <w:ins w:id="20" w:author="Yego, Faith Hilda" w:date="2026-08-30T14:12:00Z" w16du:dateUtc="2026-08-30T11:12:00Z">
        <w:r>
          <w:rPr>
            <w:rFonts w:ascii="Times New Roman" w:eastAsia="Times New Roman" w:hAnsi="Times New Roman" w:cs="Times New Roman"/>
            <w:color w:val="000000"/>
            <w:sz w:val="24"/>
            <w:szCs w:val="24"/>
          </w:rPr>
          <w:t>Recommendations?</w:t>
        </w:r>
      </w:ins>
    </w:p>
    <w:p w14:paraId="00000039" w14:textId="75A0552E" w:rsidR="004A155F" w:rsidRDefault="004A155F" w:rsidP="00C760B5">
      <w:pPr>
        <w:spacing w:after="0" w:line="240" w:lineRule="auto"/>
        <w:jc w:val="both"/>
        <w:rPr>
          <w:rFonts w:ascii="Times New Roman" w:eastAsia="Times New Roman" w:hAnsi="Times New Roman" w:cs="Times New Roman"/>
          <w:color w:val="000000"/>
          <w:sz w:val="24"/>
          <w:szCs w:val="24"/>
        </w:rPr>
        <w:sectPr w:rsidR="004A155F" w:rsidSect="00DD2D76">
          <w:footerReference w:type="even" r:id="rId15"/>
          <w:footerReference w:type="default" r:id="rId16"/>
          <w:footerReference w:type="first" r:id="rId17"/>
          <w:pgSz w:w="11909" w:h="16834"/>
          <w:pgMar w:top="1440" w:right="1440" w:bottom="1440" w:left="1440" w:header="720" w:footer="720" w:gutter="0"/>
          <w:pgNumType w:start="1"/>
          <w:cols w:space="720"/>
          <w:titlePg/>
        </w:sectPr>
      </w:pPr>
    </w:p>
    <w:p w14:paraId="0000003A" w14:textId="77777777" w:rsidR="001D1787" w:rsidRDefault="00AA2F10" w:rsidP="00C760B5">
      <w:pPr>
        <w:keepNext/>
        <w:keepLines/>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TABLE OF CONTENTS </w:t>
      </w:r>
    </w:p>
    <w:p w14:paraId="0000003B" w14:textId="77777777" w:rsidR="001D1787" w:rsidRDefault="001D1787" w:rsidP="00C760B5">
      <w:pPr>
        <w:keepNext/>
        <w:keepLines/>
        <w:pBdr>
          <w:top w:val="nil"/>
          <w:left w:val="nil"/>
          <w:bottom w:val="nil"/>
          <w:right w:val="nil"/>
          <w:between w:val="nil"/>
        </w:pBdr>
        <w:spacing w:after="0" w:line="240" w:lineRule="auto"/>
        <w:jc w:val="center"/>
        <w:rPr>
          <w:rFonts w:ascii="Times New Roman" w:eastAsia="Times New Roman" w:hAnsi="Times New Roman" w:cs="Times New Roman"/>
          <w:b/>
          <w:bCs/>
          <w:color w:val="366091"/>
          <w:sz w:val="24"/>
          <w:szCs w:val="24"/>
        </w:rPr>
      </w:pPr>
    </w:p>
    <w:sdt>
      <w:sdtPr>
        <w:rPr>
          <w:rFonts w:ascii="Times New Roman" w:hAnsi="Times New Roman" w:cs="Times New Roman"/>
          <w:sz w:val="24"/>
          <w:szCs w:val="24"/>
        </w:rPr>
        <w:id w:val="572583539"/>
        <w:docPartObj>
          <w:docPartGallery w:val="Table of Contents"/>
          <w:docPartUnique/>
        </w:docPartObj>
      </w:sdtPr>
      <w:sdtContent>
        <w:p w14:paraId="4E6DF46E" w14:textId="06BF998D" w:rsidR="00756074" w:rsidRPr="00756074" w:rsidRDefault="001D1787">
          <w:pPr>
            <w:pStyle w:val="TOC1"/>
            <w:tabs>
              <w:tab w:val="right" w:pos="9019"/>
            </w:tabs>
            <w:rPr>
              <w:rFonts w:ascii="Times New Roman" w:eastAsiaTheme="minorEastAsia" w:hAnsi="Times New Roman" w:cs="Times New Roman"/>
              <w:noProof/>
              <w:kern w:val="2"/>
              <w:sz w:val="24"/>
              <w:szCs w:val="24"/>
              <w14:ligatures w14:val="standardContextual"/>
            </w:rPr>
          </w:pPr>
          <w:r w:rsidRPr="00756074">
            <w:rPr>
              <w:rFonts w:ascii="Times New Roman" w:hAnsi="Times New Roman" w:cs="Times New Roman"/>
              <w:sz w:val="24"/>
              <w:szCs w:val="24"/>
            </w:rPr>
            <w:fldChar w:fldCharType="begin"/>
          </w:r>
          <w:r w:rsidRPr="00756074">
            <w:rPr>
              <w:rFonts w:ascii="Times New Roman" w:hAnsi="Times New Roman" w:cs="Times New Roman"/>
              <w:sz w:val="24"/>
              <w:szCs w:val="24"/>
            </w:rPr>
            <w:instrText xml:space="preserve"> TOC \h \u \z \t "Heading 1,1,Heading 2,2,Heading 3,3,"</w:instrText>
          </w:r>
          <w:r w:rsidRPr="00756074">
            <w:rPr>
              <w:rFonts w:ascii="Times New Roman" w:hAnsi="Times New Roman" w:cs="Times New Roman"/>
              <w:sz w:val="24"/>
              <w:szCs w:val="24"/>
            </w:rPr>
            <w:fldChar w:fldCharType="separate"/>
          </w:r>
          <w:hyperlink w:anchor="_Toc236420030" w:history="1">
            <w:r w:rsidR="00756074" w:rsidRPr="00756074">
              <w:rPr>
                <w:rStyle w:val="Hyperlink"/>
                <w:rFonts w:ascii="Times New Roman" w:hAnsi="Times New Roman" w:cs="Times New Roman"/>
                <w:noProof/>
                <w:sz w:val="24"/>
                <w:szCs w:val="24"/>
              </w:rPr>
              <w:t>DECLARATION</w:t>
            </w:r>
            <w:r w:rsidR="00756074" w:rsidRPr="00756074">
              <w:rPr>
                <w:rFonts w:ascii="Times New Roman" w:hAnsi="Times New Roman" w:cs="Times New Roman"/>
                <w:noProof/>
                <w:webHidden/>
                <w:sz w:val="24"/>
                <w:szCs w:val="24"/>
              </w:rPr>
              <w:tab/>
            </w:r>
            <w:r w:rsidR="00756074" w:rsidRPr="00756074">
              <w:rPr>
                <w:rFonts w:ascii="Times New Roman" w:hAnsi="Times New Roman" w:cs="Times New Roman"/>
                <w:noProof/>
                <w:webHidden/>
                <w:sz w:val="24"/>
                <w:szCs w:val="24"/>
              </w:rPr>
              <w:fldChar w:fldCharType="begin"/>
            </w:r>
            <w:r w:rsidR="00756074" w:rsidRPr="00756074">
              <w:rPr>
                <w:rFonts w:ascii="Times New Roman" w:hAnsi="Times New Roman" w:cs="Times New Roman"/>
                <w:noProof/>
                <w:webHidden/>
                <w:sz w:val="24"/>
                <w:szCs w:val="24"/>
              </w:rPr>
              <w:instrText xml:space="preserve"> PAGEREF _Toc236420030 \h </w:instrText>
            </w:r>
            <w:r w:rsidR="00756074" w:rsidRPr="00756074">
              <w:rPr>
                <w:rFonts w:ascii="Times New Roman" w:hAnsi="Times New Roman" w:cs="Times New Roman"/>
                <w:noProof/>
                <w:webHidden/>
                <w:sz w:val="24"/>
                <w:szCs w:val="24"/>
              </w:rPr>
            </w:r>
            <w:r w:rsidR="00756074" w:rsidRPr="00756074">
              <w:rPr>
                <w:rFonts w:ascii="Times New Roman" w:hAnsi="Times New Roman" w:cs="Times New Roman"/>
                <w:noProof/>
                <w:webHidden/>
                <w:sz w:val="24"/>
                <w:szCs w:val="24"/>
              </w:rPr>
              <w:fldChar w:fldCharType="separate"/>
            </w:r>
            <w:r w:rsidR="00756074" w:rsidRPr="00756074">
              <w:rPr>
                <w:rFonts w:ascii="Times New Roman" w:hAnsi="Times New Roman" w:cs="Times New Roman"/>
                <w:noProof/>
                <w:webHidden/>
                <w:sz w:val="24"/>
                <w:szCs w:val="24"/>
              </w:rPr>
              <w:t>2</w:t>
            </w:r>
            <w:r w:rsidR="00756074" w:rsidRPr="00756074">
              <w:rPr>
                <w:rFonts w:ascii="Times New Roman" w:hAnsi="Times New Roman" w:cs="Times New Roman"/>
                <w:noProof/>
                <w:webHidden/>
                <w:sz w:val="24"/>
                <w:szCs w:val="24"/>
              </w:rPr>
              <w:fldChar w:fldCharType="end"/>
            </w:r>
          </w:hyperlink>
        </w:p>
        <w:p w14:paraId="6B46F7C6" w14:textId="620BD82F" w:rsidR="00756074" w:rsidRPr="00756074" w:rsidRDefault="00756074">
          <w:pPr>
            <w:pStyle w:val="TOC1"/>
            <w:tabs>
              <w:tab w:val="right" w:pos="9019"/>
            </w:tabs>
            <w:rPr>
              <w:rFonts w:ascii="Times New Roman" w:eastAsiaTheme="minorEastAsia" w:hAnsi="Times New Roman" w:cs="Times New Roman"/>
              <w:noProof/>
              <w:kern w:val="2"/>
              <w:sz w:val="24"/>
              <w:szCs w:val="24"/>
              <w14:ligatures w14:val="standardContextual"/>
            </w:rPr>
          </w:pPr>
          <w:hyperlink w:anchor="_Toc236420031" w:history="1">
            <w:r w:rsidRPr="00756074">
              <w:rPr>
                <w:rStyle w:val="Hyperlink"/>
                <w:rFonts w:ascii="Times New Roman" w:hAnsi="Times New Roman" w:cs="Times New Roman"/>
                <w:noProof/>
                <w:sz w:val="24"/>
                <w:szCs w:val="24"/>
              </w:rPr>
              <w:t>DEDICATION</w:t>
            </w:r>
            <w:r w:rsidRPr="00756074">
              <w:rPr>
                <w:rFonts w:ascii="Times New Roman" w:hAnsi="Times New Roman" w:cs="Times New Roman"/>
                <w:noProof/>
                <w:webHidden/>
                <w:sz w:val="24"/>
                <w:szCs w:val="24"/>
              </w:rPr>
              <w:tab/>
            </w:r>
            <w:r w:rsidRPr="00756074">
              <w:rPr>
                <w:rFonts w:ascii="Times New Roman" w:hAnsi="Times New Roman" w:cs="Times New Roman"/>
                <w:noProof/>
                <w:webHidden/>
                <w:sz w:val="24"/>
                <w:szCs w:val="24"/>
              </w:rPr>
              <w:fldChar w:fldCharType="begin"/>
            </w:r>
            <w:r w:rsidRPr="00756074">
              <w:rPr>
                <w:rFonts w:ascii="Times New Roman" w:hAnsi="Times New Roman" w:cs="Times New Roman"/>
                <w:noProof/>
                <w:webHidden/>
                <w:sz w:val="24"/>
                <w:szCs w:val="24"/>
              </w:rPr>
              <w:instrText xml:space="preserve"> PAGEREF _Toc236420031 \h </w:instrText>
            </w:r>
            <w:r w:rsidRPr="00756074">
              <w:rPr>
                <w:rFonts w:ascii="Times New Roman" w:hAnsi="Times New Roman" w:cs="Times New Roman"/>
                <w:noProof/>
                <w:webHidden/>
                <w:sz w:val="24"/>
                <w:szCs w:val="24"/>
              </w:rPr>
            </w:r>
            <w:r w:rsidRPr="00756074">
              <w:rPr>
                <w:rFonts w:ascii="Times New Roman" w:hAnsi="Times New Roman" w:cs="Times New Roman"/>
                <w:noProof/>
                <w:webHidden/>
                <w:sz w:val="24"/>
                <w:szCs w:val="24"/>
              </w:rPr>
              <w:fldChar w:fldCharType="separate"/>
            </w:r>
            <w:r w:rsidRPr="00756074">
              <w:rPr>
                <w:rFonts w:ascii="Times New Roman" w:hAnsi="Times New Roman" w:cs="Times New Roman"/>
                <w:noProof/>
                <w:webHidden/>
                <w:sz w:val="24"/>
                <w:szCs w:val="24"/>
              </w:rPr>
              <w:t>3</w:t>
            </w:r>
            <w:r w:rsidRPr="00756074">
              <w:rPr>
                <w:rFonts w:ascii="Times New Roman" w:hAnsi="Times New Roman" w:cs="Times New Roman"/>
                <w:noProof/>
                <w:webHidden/>
                <w:sz w:val="24"/>
                <w:szCs w:val="24"/>
              </w:rPr>
              <w:fldChar w:fldCharType="end"/>
            </w:r>
          </w:hyperlink>
        </w:p>
        <w:p w14:paraId="1C9C62A4" w14:textId="4728CD21" w:rsidR="00756074" w:rsidRPr="00756074" w:rsidRDefault="00756074">
          <w:pPr>
            <w:pStyle w:val="TOC1"/>
            <w:tabs>
              <w:tab w:val="right" w:pos="9019"/>
            </w:tabs>
            <w:rPr>
              <w:rFonts w:ascii="Times New Roman" w:eastAsiaTheme="minorEastAsia" w:hAnsi="Times New Roman" w:cs="Times New Roman"/>
              <w:noProof/>
              <w:kern w:val="2"/>
              <w:sz w:val="24"/>
              <w:szCs w:val="24"/>
              <w14:ligatures w14:val="standardContextual"/>
            </w:rPr>
          </w:pPr>
          <w:hyperlink w:anchor="_Toc236420032" w:history="1">
            <w:r w:rsidRPr="00756074">
              <w:rPr>
                <w:rStyle w:val="Hyperlink"/>
                <w:rFonts w:ascii="Times New Roman" w:hAnsi="Times New Roman" w:cs="Times New Roman"/>
                <w:noProof/>
                <w:sz w:val="24"/>
                <w:szCs w:val="24"/>
              </w:rPr>
              <w:t>ACKNOWLEDGEMENTS</w:t>
            </w:r>
            <w:r w:rsidRPr="00756074">
              <w:rPr>
                <w:rFonts w:ascii="Times New Roman" w:hAnsi="Times New Roman" w:cs="Times New Roman"/>
                <w:noProof/>
                <w:webHidden/>
                <w:sz w:val="24"/>
                <w:szCs w:val="24"/>
              </w:rPr>
              <w:tab/>
            </w:r>
            <w:r w:rsidRPr="00756074">
              <w:rPr>
                <w:rFonts w:ascii="Times New Roman" w:hAnsi="Times New Roman" w:cs="Times New Roman"/>
                <w:noProof/>
                <w:webHidden/>
                <w:sz w:val="24"/>
                <w:szCs w:val="24"/>
              </w:rPr>
              <w:fldChar w:fldCharType="begin"/>
            </w:r>
            <w:r w:rsidRPr="00756074">
              <w:rPr>
                <w:rFonts w:ascii="Times New Roman" w:hAnsi="Times New Roman" w:cs="Times New Roman"/>
                <w:noProof/>
                <w:webHidden/>
                <w:sz w:val="24"/>
                <w:szCs w:val="24"/>
              </w:rPr>
              <w:instrText xml:space="preserve"> PAGEREF _Toc236420032 \h </w:instrText>
            </w:r>
            <w:r w:rsidRPr="00756074">
              <w:rPr>
                <w:rFonts w:ascii="Times New Roman" w:hAnsi="Times New Roman" w:cs="Times New Roman"/>
                <w:noProof/>
                <w:webHidden/>
                <w:sz w:val="24"/>
                <w:szCs w:val="24"/>
              </w:rPr>
            </w:r>
            <w:r w:rsidRPr="00756074">
              <w:rPr>
                <w:rFonts w:ascii="Times New Roman" w:hAnsi="Times New Roman" w:cs="Times New Roman"/>
                <w:noProof/>
                <w:webHidden/>
                <w:sz w:val="24"/>
                <w:szCs w:val="24"/>
              </w:rPr>
              <w:fldChar w:fldCharType="separate"/>
            </w:r>
            <w:r w:rsidRPr="00756074">
              <w:rPr>
                <w:rFonts w:ascii="Times New Roman" w:hAnsi="Times New Roman" w:cs="Times New Roman"/>
                <w:noProof/>
                <w:webHidden/>
                <w:sz w:val="24"/>
                <w:szCs w:val="24"/>
              </w:rPr>
              <w:t>4</w:t>
            </w:r>
            <w:r w:rsidRPr="00756074">
              <w:rPr>
                <w:rFonts w:ascii="Times New Roman" w:hAnsi="Times New Roman" w:cs="Times New Roman"/>
                <w:noProof/>
                <w:webHidden/>
                <w:sz w:val="24"/>
                <w:szCs w:val="24"/>
              </w:rPr>
              <w:fldChar w:fldCharType="end"/>
            </w:r>
          </w:hyperlink>
        </w:p>
        <w:p w14:paraId="3680DCDC" w14:textId="04725E59" w:rsidR="00756074" w:rsidRPr="00756074" w:rsidRDefault="00756074">
          <w:pPr>
            <w:pStyle w:val="TOC1"/>
            <w:tabs>
              <w:tab w:val="right" w:pos="9019"/>
            </w:tabs>
            <w:rPr>
              <w:rFonts w:ascii="Times New Roman" w:eastAsiaTheme="minorEastAsia" w:hAnsi="Times New Roman" w:cs="Times New Roman"/>
              <w:noProof/>
              <w:kern w:val="2"/>
              <w:sz w:val="24"/>
              <w:szCs w:val="24"/>
              <w14:ligatures w14:val="standardContextual"/>
            </w:rPr>
          </w:pPr>
          <w:hyperlink w:anchor="_Toc236420033" w:history="1">
            <w:r w:rsidRPr="00756074">
              <w:rPr>
                <w:rStyle w:val="Hyperlink"/>
                <w:rFonts w:ascii="Times New Roman" w:hAnsi="Times New Roman" w:cs="Times New Roman"/>
                <w:noProof/>
                <w:sz w:val="24"/>
                <w:szCs w:val="24"/>
              </w:rPr>
              <w:t>ABSTRACT</w:t>
            </w:r>
            <w:r w:rsidRPr="00756074">
              <w:rPr>
                <w:rFonts w:ascii="Times New Roman" w:hAnsi="Times New Roman" w:cs="Times New Roman"/>
                <w:noProof/>
                <w:webHidden/>
                <w:sz w:val="24"/>
                <w:szCs w:val="24"/>
              </w:rPr>
              <w:tab/>
            </w:r>
            <w:r w:rsidRPr="00756074">
              <w:rPr>
                <w:rFonts w:ascii="Times New Roman" w:hAnsi="Times New Roman" w:cs="Times New Roman"/>
                <w:noProof/>
                <w:webHidden/>
                <w:sz w:val="24"/>
                <w:szCs w:val="24"/>
              </w:rPr>
              <w:fldChar w:fldCharType="begin"/>
            </w:r>
            <w:r w:rsidRPr="00756074">
              <w:rPr>
                <w:rFonts w:ascii="Times New Roman" w:hAnsi="Times New Roman" w:cs="Times New Roman"/>
                <w:noProof/>
                <w:webHidden/>
                <w:sz w:val="24"/>
                <w:szCs w:val="24"/>
              </w:rPr>
              <w:instrText xml:space="preserve"> PAGEREF _Toc236420033 \h </w:instrText>
            </w:r>
            <w:r w:rsidRPr="00756074">
              <w:rPr>
                <w:rFonts w:ascii="Times New Roman" w:hAnsi="Times New Roman" w:cs="Times New Roman"/>
                <w:noProof/>
                <w:webHidden/>
                <w:sz w:val="24"/>
                <w:szCs w:val="24"/>
              </w:rPr>
            </w:r>
            <w:r w:rsidRPr="00756074">
              <w:rPr>
                <w:rFonts w:ascii="Times New Roman" w:hAnsi="Times New Roman" w:cs="Times New Roman"/>
                <w:noProof/>
                <w:webHidden/>
                <w:sz w:val="24"/>
                <w:szCs w:val="24"/>
              </w:rPr>
              <w:fldChar w:fldCharType="separate"/>
            </w:r>
            <w:r w:rsidRPr="00756074">
              <w:rPr>
                <w:rFonts w:ascii="Times New Roman" w:hAnsi="Times New Roman" w:cs="Times New Roman"/>
                <w:noProof/>
                <w:webHidden/>
                <w:sz w:val="24"/>
                <w:szCs w:val="24"/>
              </w:rPr>
              <w:t>5</w:t>
            </w:r>
            <w:r w:rsidRPr="00756074">
              <w:rPr>
                <w:rFonts w:ascii="Times New Roman" w:hAnsi="Times New Roman" w:cs="Times New Roman"/>
                <w:noProof/>
                <w:webHidden/>
                <w:sz w:val="24"/>
                <w:szCs w:val="24"/>
              </w:rPr>
              <w:fldChar w:fldCharType="end"/>
            </w:r>
          </w:hyperlink>
        </w:p>
        <w:p w14:paraId="08A5AF01" w14:textId="61FAABEA" w:rsidR="00756074" w:rsidRPr="00756074" w:rsidRDefault="00756074">
          <w:pPr>
            <w:pStyle w:val="TOC1"/>
            <w:tabs>
              <w:tab w:val="right" w:pos="9019"/>
            </w:tabs>
            <w:rPr>
              <w:rFonts w:ascii="Times New Roman" w:eastAsiaTheme="minorEastAsia" w:hAnsi="Times New Roman" w:cs="Times New Roman"/>
              <w:noProof/>
              <w:kern w:val="2"/>
              <w:sz w:val="24"/>
              <w:szCs w:val="24"/>
              <w14:ligatures w14:val="standardContextual"/>
            </w:rPr>
          </w:pPr>
          <w:hyperlink w:anchor="_Toc236420034" w:history="1">
            <w:r w:rsidRPr="00756074">
              <w:rPr>
                <w:rStyle w:val="Hyperlink"/>
                <w:rFonts w:ascii="Times New Roman" w:hAnsi="Times New Roman" w:cs="Times New Roman"/>
                <w:noProof/>
                <w:sz w:val="24"/>
                <w:szCs w:val="24"/>
              </w:rPr>
              <w:t>LIST OF TABLES</w:t>
            </w:r>
            <w:r w:rsidRPr="00756074">
              <w:rPr>
                <w:rFonts w:ascii="Times New Roman" w:hAnsi="Times New Roman" w:cs="Times New Roman"/>
                <w:noProof/>
                <w:webHidden/>
                <w:sz w:val="24"/>
                <w:szCs w:val="24"/>
              </w:rPr>
              <w:tab/>
            </w:r>
            <w:r w:rsidRPr="00756074">
              <w:rPr>
                <w:rFonts w:ascii="Times New Roman" w:hAnsi="Times New Roman" w:cs="Times New Roman"/>
                <w:noProof/>
                <w:webHidden/>
                <w:sz w:val="24"/>
                <w:szCs w:val="24"/>
              </w:rPr>
              <w:fldChar w:fldCharType="begin"/>
            </w:r>
            <w:r w:rsidRPr="00756074">
              <w:rPr>
                <w:rFonts w:ascii="Times New Roman" w:hAnsi="Times New Roman" w:cs="Times New Roman"/>
                <w:noProof/>
                <w:webHidden/>
                <w:sz w:val="24"/>
                <w:szCs w:val="24"/>
              </w:rPr>
              <w:instrText xml:space="preserve"> PAGEREF _Toc236420034 \h </w:instrText>
            </w:r>
            <w:r w:rsidRPr="00756074">
              <w:rPr>
                <w:rFonts w:ascii="Times New Roman" w:hAnsi="Times New Roman" w:cs="Times New Roman"/>
                <w:noProof/>
                <w:webHidden/>
                <w:sz w:val="24"/>
                <w:szCs w:val="24"/>
              </w:rPr>
            </w:r>
            <w:r w:rsidRPr="00756074">
              <w:rPr>
                <w:rFonts w:ascii="Times New Roman" w:hAnsi="Times New Roman" w:cs="Times New Roman"/>
                <w:noProof/>
                <w:webHidden/>
                <w:sz w:val="24"/>
                <w:szCs w:val="24"/>
              </w:rPr>
              <w:fldChar w:fldCharType="separate"/>
            </w:r>
            <w:r w:rsidRPr="00756074">
              <w:rPr>
                <w:rFonts w:ascii="Times New Roman" w:hAnsi="Times New Roman" w:cs="Times New Roman"/>
                <w:noProof/>
                <w:webHidden/>
                <w:sz w:val="24"/>
                <w:szCs w:val="24"/>
              </w:rPr>
              <w:t>9</w:t>
            </w:r>
            <w:r w:rsidRPr="00756074">
              <w:rPr>
                <w:rFonts w:ascii="Times New Roman" w:hAnsi="Times New Roman" w:cs="Times New Roman"/>
                <w:noProof/>
                <w:webHidden/>
                <w:sz w:val="24"/>
                <w:szCs w:val="24"/>
              </w:rPr>
              <w:fldChar w:fldCharType="end"/>
            </w:r>
          </w:hyperlink>
        </w:p>
        <w:p w14:paraId="57376CFD" w14:textId="2B1A2EB6" w:rsidR="00756074" w:rsidRPr="00756074" w:rsidRDefault="00756074">
          <w:pPr>
            <w:pStyle w:val="TOC1"/>
            <w:tabs>
              <w:tab w:val="right" w:pos="9019"/>
            </w:tabs>
            <w:rPr>
              <w:rFonts w:ascii="Times New Roman" w:eastAsiaTheme="minorEastAsia" w:hAnsi="Times New Roman" w:cs="Times New Roman"/>
              <w:noProof/>
              <w:kern w:val="2"/>
              <w:sz w:val="24"/>
              <w:szCs w:val="24"/>
              <w14:ligatures w14:val="standardContextual"/>
            </w:rPr>
          </w:pPr>
          <w:hyperlink w:anchor="_Toc236420035" w:history="1">
            <w:r w:rsidRPr="00756074">
              <w:rPr>
                <w:rStyle w:val="Hyperlink"/>
                <w:rFonts w:ascii="Times New Roman" w:hAnsi="Times New Roman" w:cs="Times New Roman"/>
                <w:noProof/>
                <w:sz w:val="24"/>
                <w:szCs w:val="24"/>
              </w:rPr>
              <w:t>LIST OF FIGURES</w:t>
            </w:r>
            <w:r w:rsidRPr="00756074">
              <w:rPr>
                <w:rFonts w:ascii="Times New Roman" w:hAnsi="Times New Roman" w:cs="Times New Roman"/>
                <w:noProof/>
                <w:webHidden/>
                <w:sz w:val="24"/>
                <w:szCs w:val="24"/>
              </w:rPr>
              <w:tab/>
            </w:r>
            <w:r w:rsidRPr="00756074">
              <w:rPr>
                <w:rFonts w:ascii="Times New Roman" w:hAnsi="Times New Roman" w:cs="Times New Roman"/>
                <w:noProof/>
                <w:webHidden/>
                <w:sz w:val="24"/>
                <w:szCs w:val="24"/>
              </w:rPr>
              <w:fldChar w:fldCharType="begin"/>
            </w:r>
            <w:r w:rsidRPr="00756074">
              <w:rPr>
                <w:rFonts w:ascii="Times New Roman" w:hAnsi="Times New Roman" w:cs="Times New Roman"/>
                <w:noProof/>
                <w:webHidden/>
                <w:sz w:val="24"/>
                <w:szCs w:val="24"/>
              </w:rPr>
              <w:instrText xml:space="preserve"> PAGEREF _Toc236420035 \h </w:instrText>
            </w:r>
            <w:r w:rsidRPr="00756074">
              <w:rPr>
                <w:rFonts w:ascii="Times New Roman" w:hAnsi="Times New Roman" w:cs="Times New Roman"/>
                <w:noProof/>
                <w:webHidden/>
                <w:sz w:val="24"/>
                <w:szCs w:val="24"/>
              </w:rPr>
            </w:r>
            <w:r w:rsidRPr="00756074">
              <w:rPr>
                <w:rFonts w:ascii="Times New Roman" w:hAnsi="Times New Roman" w:cs="Times New Roman"/>
                <w:noProof/>
                <w:webHidden/>
                <w:sz w:val="24"/>
                <w:szCs w:val="24"/>
              </w:rPr>
              <w:fldChar w:fldCharType="separate"/>
            </w:r>
            <w:r w:rsidRPr="00756074">
              <w:rPr>
                <w:rFonts w:ascii="Times New Roman" w:hAnsi="Times New Roman" w:cs="Times New Roman"/>
                <w:noProof/>
                <w:webHidden/>
                <w:sz w:val="24"/>
                <w:szCs w:val="24"/>
              </w:rPr>
              <w:t>10</w:t>
            </w:r>
            <w:r w:rsidRPr="00756074">
              <w:rPr>
                <w:rFonts w:ascii="Times New Roman" w:hAnsi="Times New Roman" w:cs="Times New Roman"/>
                <w:noProof/>
                <w:webHidden/>
                <w:sz w:val="24"/>
                <w:szCs w:val="24"/>
              </w:rPr>
              <w:fldChar w:fldCharType="end"/>
            </w:r>
          </w:hyperlink>
        </w:p>
        <w:p w14:paraId="045D0586" w14:textId="69397CD0" w:rsidR="00756074" w:rsidRPr="00756074" w:rsidRDefault="00756074">
          <w:pPr>
            <w:pStyle w:val="TOC1"/>
            <w:tabs>
              <w:tab w:val="right" w:pos="9019"/>
            </w:tabs>
            <w:rPr>
              <w:rFonts w:ascii="Times New Roman" w:eastAsiaTheme="minorEastAsia" w:hAnsi="Times New Roman" w:cs="Times New Roman"/>
              <w:noProof/>
              <w:kern w:val="2"/>
              <w:sz w:val="24"/>
              <w:szCs w:val="24"/>
              <w14:ligatures w14:val="standardContextual"/>
            </w:rPr>
          </w:pPr>
          <w:hyperlink w:anchor="_Toc236420036" w:history="1">
            <w:r w:rsidRPr="00756074">
              <w:rPr>
                <w:rStyle w:val="Hyperlink"/>
                <w:rFonts w:ascii="Times New Roman" w:hAnsi="Times New Roman" w:cs="Times New Roman"/>
                <w:noProof/>
                <w:sz w:val="24"/>
                <w:szCs w:val="24"/>
              </w:rPr>
              <w:t>ABBREVIATIONS AND ACRONYMS</w:t>
            </w:r>
            <w:r w:rsidRPr="00756074">
              <w:rPr>
                <w:rFonts w:ascii="Times New Roman" w:hAnsi="Times New Roman" w:cs="Times New Roman"/>
                <w:noProof/>
                <w:webHidden/>
                <w:sz w:val="24"/>
                <w:szCs w:val="24"/>
              </w:rPr>
              <w:tab/>
            </w:r>
            <w:r w:rsidRPr="00756074">
              <w:rPr>
                <w:rFonts w:ascii="Times New Roman" w:hAnsi="Times New Roman" w:cs="Times New Roman"/>
                <w:noProof/>
                <w:webHidden/>
                <w:sz w:val="24"/>
                <w:szCs w:val="24"/>
              </w:rPr>
              <w:fldChar w:fldCharType="begin"/>
            </w:r>
            <w:r w:rsidRPr="00756074">
              <w:rPr>
                <w:rFonts w:ascii="Times New Roman" w:hAnsi="Times New Roman" w:cs="Times New Roman"/>
                <w:noProof/>
                <w:webHidden/>
                <w:sz w:val="24"/>
                <w:szCs w:val="24"/>
              </w:rPr>
              <w:instrText xml:space="preserve"> PAGEREF _Toc236420036 \h </w:instrText>
            </w:r>
            <w:r w:rsidRPr="00756074">
              <w:rPr>
                <w:rFonts w:ascii="Times New Roman" w:hAnsi="Times New Roman" w:cs="Times New Roman"/>
                <w:noProof/>
                <w:webHidden/>
                <w:sz w:val="24"/>
                <w:szCs w:val="24"/>
              </w:rPr>
            </w:r>
            <w:r w:rsidRPr="00756074">
              <w:rPr>
                <w:rFonts w:ascii="Times New Roman" w:hAnsi="Times New Roman" w:cs="Times New Roman"/>
                <w:noProof/>
                <w:webHidden/>
                <w:sz w:val="24"/>
                <w:szCs w:val="24"/>
              </w:rPr>
              <w:fldChar w:fldCharType="separate"/>
            </w:r>
            <w:r w:rsidRPr="00756074">
              <w:rPr>
                <w:rFonts w:ascii="Times New Roman" w:hAnsi="Times New Roman" w:cs="Times New Roman"/>
                <w:noProof/>
                <w:webHidden/>
                <w:sz w:val="24"/>
                <w:szCs w:val="24"/>
              </w:rPr>
              <w:t>11</w:t>
            </w:r>
            <w:r w:rsidRPr="00756074">
              <w:rPr>
                <w:rFonts w:ascii="Times New Roman" w:hAnsi="Times New Roman" w:cs="Times New Roman"/>
                <w:noProof/>
                <w:webHidden/>
                <w:sz w:val="24"/>
                <w:szCs w:val="24"/>
              </w:rPr>
              <w:fldChar w:fldCharType="end"/>
            </w:r>
          </w:hyperlink>
        </w:p>
        <w:p w14:paraId="7FA99076" w14:textId="1A9F7361" w:rsidR="00756074" w:rsidRPr="00756074" w:rsidRDefault="00756074">
          <w:pPr>
            <w:pStyle w:val="TOC1"/>
            <w:tabs>
              <w:tab w:val="right" w:pos="9019"/>
            </w:tabs>
            <w:rPr>
              <w:rFonts w:ascii="Times New Roman" w:eastAsiaTheme="minorEastAsia" w:hAnsi="Times New Roman" w:cs="Times New Roman"/>
              <w:noProof/>
              <w:kern w:val="2"/>
              <w:sz w:val="24"/>
              <w:szCs w:val="24"/>
              <w14:ligatures w14:val="standardContextual"/>
            </w:rPr>
          </w:pPr>
          <w:hyperlink w:anchor="_Toc236420037" w:history="1">
            <w:r w:rsidRPr="00756074">
              <w:rPr>
                <w:rStyle w:val="Hyperlink"/>
                <w:rFonts w:ascii="Times New Roman" w:hAnsi="Times New Roman" w:cs="Times New Roman"/>
                <w:noProof/>
                <w:sz w:val="24"/>
                <w:szCs w:val="24"/>
              </w:rPr>
              <w:t>OPERATIONAL DEFINITION OF TERMS</w:t>
            </w:r>
            <w:r w:rsidRPr="00756074">
              <w:rPr>
                <w:rFonts w:ascii="Times New Roman" w:hAnsi="Times New Roman" w:cs="Times New Roman"/>
                <w:noProof/>
                <w:webHidden/>
                <w:sz w:val="24"/>
                <w:szCs w:val="24"/>
              </w:rPr>
              <w:tab/>
            </w:r>
            <w:r w:rsidRPr="00756074">
              <w:rPr>
                <w:rFonts w:ascii="Times New Roman" w:hAnsi="Times New Roman" w:cs="Times New Roman"/>
                <w:noProof/>
                <w:webHidden/>
                <w:sz w:val="24"/>
                <w:szCs w:val="24"/>
              </w:rPr>
              <w:fldChar w:fldCharType="begin"/>
            </w:r>
            <w:r w:rsidRPr="00756074">
              <w:rPr>
                <w:rFonts w:ascii="Times New Roman" w:hAnsi="Times New Roman" w:cs="Times New Roman"/>
                <w:noProof/>
                <w:webHidden/>
                <w:sz w:val="24"/>
                <w:szCs w:val="24"/>
              </w:rPr>
              <w:instrText xml:space="preserve"> PAGEREF _Toc236420037 \h </w:instrText>
            </w:r>
            <w:r w:rsidRPr="00756074">
              <w:rPr>
                <w:rFonts w:ascii="Times New Roman" w:hAnsi="Times New Roman" w:cs="Times New Roman"/>
                <w:noProof/>
                <w:webHidden/>
                <w:sz w:val="24"/>
                <w:szCs w:val="24"/>
              </w:rPr>
            </w:r>
            <w:r w:rsidRPr="00756074">
              <w:rPr>
                <w:rFonts w:ascii="Times New Roman" w:hAnsi="Times New Roman" w:cs="Times New Roman"/>
                <w:noProof/>
                <w:webHidden/>
                <w:sz w:val="24"/>
                <w:szCs w:val="24"/>
              </w:rPr>
              <w:fldChar w:fldCharType="separate"/>
            </w:r>
            <w:r w:rsidRPr="00756074">
              <w:rPr>
                <w:rFonts w:ascii="Times New Roman" w:hAnsi="Times New Roman" w:cs="Times New Roman"/>
                <w:noProof/>
                <w:webHidden/>
                <w:sz w:val="24"/>
                <w:szCs w:val="24"/>
              </w:rPr>
              <w:t>12</w:t>
            </w:r>
            <w:r w:rsidRPr="00756074">
              <w:rPr>
                <w:rFonts w:ascii="Times New Roman" w:hAnsi="Times New Roman" w:cs="Times New Roman"/>
                <w:noProof/>
                <w:webHidden/>
                <w:sz w:val="24"/>
                <w:szCs w:val="24"/>
              </w:rPr>
              <w:fldChar w:fldCharType="end"/>
            </w:r>
          </w:hyperlink>
        </w:p>
        <w:p w14:paraId="2717F435" w14:textId="6C4F46AA" w:rsidR="00756074" w:rsidRPr="00756074" w:rsidRDefault="00756074">
          <w:pPr>
            <w:pStyle w:val="TOC1"/>
            <w:tabs>
              <w:tab w:val="right" w:pos="9019"/>
            </w:tabs>
            <w:rPr>
              <w:rFonts w:ascii="Times New Roman" w:eastAsiaTheme="minorEastAsia" w:hAnsi="Times New Roman" w:cs="Times New Roman"/>
              <w:noProof/>
              <w:kern w:val="2"/>
              <w:sz w:val="24"/>
              <w:szCs w:val="24"/>
              <w14:ligatures w14:val="standardContextual"/>
            </w:rPr>
          </w:pPr>
          <w:hyperlink w:anchor="_Toc236420038" w:history="1">
            <w:r w:rsidRPr="00756074">
              <w:rPr>
                <w:rStyle w:val="Hyperlink"/>
                <w:rFonts w:ascii="Times New Roman" w:hAnsi="Times New Roman" w:cs="Times New Roman"/>
                <w:noProof/>
                <w:sz w:val="24"/>
                <w:szCs w:val="24"/>
              </w:rPr>
              <w:t>CHAPTER ONE</w:t>
            </w:r>
            <w:r w:rsidRPr="00756074">
              <w:rPr>
                <w:rFonts w:ascii="Times New Roman" w:hAnsi="Times New Roman" w:cs="Times New Roman"/>
                <w:noProof/>
                <w:webHidden/>
                <w:sz w:val="24"/>
                <w:szCs w:val="24"/>
              </w:rPr>
              <w:tab/>
            </w:r>
            <w:r w:rsidRPr="00756074">
              <w:rPr>
                <w:rFonts w:ascii="Times New Roman" w:hAnsi="Times New Roman" w:cs="Times New Roman"/>
                <w:noProof/>
                <w:webHidden/>
                <w:sz w:val="24"/>
                <w:szCs w:val="24"/>
              </w:rPr>
              <w:fldChar w:fldCharType="begin"/>
            </w:r>
            <w:r w:rsidRPr="00756074">
              <w:rPr>
                <w:rFonts w:ascii="Times New Roman" w:hAnsi="Times New Roman" w:cs="Times New Roman"/>
                <w:noProof/>
                <w:webHidden/>
                <w:sz w:val="24"/>
                <w:szCs w:val="24"/>
              </w:rPr>
              <w:instrText xml:space="preserve"> PAGEREF _Toc236420038 \h </w:instrText>
            </w:r>
            <w:r w:rsidRPr="00756074">
              <w:rPr>
                <w:rFonts w:ascii="Times New Roman" w:hAnsi="Times New Roman" w:cs="Times New Roman"/>
                <w:noProof/>
                <w:webHidden/>
                <w:sz w:val="24"/>
                <w:szCs w:val="24"/>
              </w:rPr>
            </w:r>
            <w:r w:rsidRPr="00756074">
              <w:rPr>
                <w:rFonts w:ascii="Times New Roman" w:hAnsi="Times New Roman" w:cs="Times New Roman"/>
                <w:noProof/>
                <w:webHidden/>
                <w:sz w:val="24"/>
                <w:szCs w:val="24"/>
              </w:rPr>
              <w:fldChar w:fldCharType="separate"/>
            </w:r>
            <w:r w:rsidRPr="00756074">
              <w:rPr>
                <w:rFonts w:ascii="Times New Roman" w:hAnsi="Times New Roman" w:cs="Times New Roman"/>
                <w:noProof/>
                <w:webHidden/>
                <w:sz w:val="24"/>
                <w:szCs w:val="24"/>
              </w:rPr>
              <w:t>13</w:t>
            </w:r>
            <w:r w:rsidRPr="00756074">
              <w:rPr>
                <w:rFonts w:ascii="Times New Roman" w:hAnsi="Times New Roman" w:cs="Times New Roman"/>
                <w:noProof/>
                <w:webHidden/>
                <w:sz w:val="24"/>
                <w:szCs w:val="24"/>
              </w:rPr>
              <w:fldChar w:fldCharType="end"/>
            </w:r>
          </w:hyperlink>
        </w:p>
        <w:p w14:paraId="5D005A1D" w14:textId="78D41CB3" w:rsidR="00756074" w:rsidRPr="00756074" w:rsidRDefault="00756074">
          <w:pPr>
            <w:pStyle w:val="TOC1"/>
            <w:tabs>
              <w:tab w:val="right" w:pos="9019"/>
            </w:tabs>
            <w:rPr>
              <w:rFonts w:ascii="Times New Roman" w:eastAsiaTheme="minorEastAsia" w:hAnsi="Times New Roman" w:cs="Times New Roman"/>
              <w:noProof/>
              <w:kern w:val="2"/>
              <w:sz w:val="24"/>
              <w:szCs w:val="24"/>
              <w14:ligatures w14:val="standardContextual"/>
            </w:rPr>
          </w:pPr>
          <w:hyperlink w:anchor="_Toc236420039" w:history="1">
            <w:r w:rsidRPr="00756074">
              <w:rPr>
                <w:rStyle w:val="Hyperlink"/>
                <w:rFonts w:ascii="Times New Roman" w:hAnsi="Times New Roman" w:cs="Times New Roman"/>
                <w:noProof/>
                <w:sz w:val="24"/>
                <w:szCs w:val="24"/>
              </w:rPr>
              <w:t>INTRODUCTION</w:t>
            </w:r>
            <w:r w:rsidRPr="00756074">
              <w:rPr>
                <w:rFonts w:ascii="Times New Roman" w:hAnsi="Times New Roman" w:cs="Times New Roman"/>
                <w:noProof/>
                <w:webHidden/>
                <w:sz w:val="24"/>
                <w:szCs w:val="24"/>
              </w:rPr>
              <w:tab/>
            </w:r>
            <w:r w:rsidRPr="00756074">
              <w:rPr>
                <w:rFonts w:ascii="Times New Roman" w:hAnsi="Times New Roman" w:cs="Times New Roman"/>
                <w:noProof/>
                <w:webHidden/>
                <w:sz w:val="24"/>
                <w:szCs w:val="24"/>
              </w:rPr>
              <w:fldChar w:fldCharType="begin"/>
            </w:r>
            <w:r w:rsidRPr="00756074">
              <w:rPr>
                <w:rFonts w:ascii="Times New Roman" w:hAnsi="Times New Roman" w:cs="Times New Roman"/>
                <w:noProof/>
                <w:webHidden/>
                <w:sz w:val="24"/>
                <w:szCs w:val="24"/>
              </w:rPr>
              <w:instrText xml:space="preserve"> PAGEREF _Toc236420039 \h </w:instrText>
            </w:r>
            <w:r w:rsidRPr="00756074">
              <w:rPr>
                <w:rFonts w:ascii="Times New Roman" w:hAnsi="Times New Roman" w:cs="Times New Roman"/>
                <w:noProof/>
                <w:webHidden/>
                <w:sz w:val="24"/>
                <w:szCs w:val="24"/>
              </w:rPr>
            </w:r>
            <w:r w:rsidRPr="00756074">
              <w:rPr>
                <w:rFonts w:ascii="Times New Roman" w:hAnsi="Times New Roman" w:cs="Times New Roman"/>
                <w:noProof/>
                <w:webHidden/>
                <w:sz w:val="24"/>
                <w:szCs w:val="24"/>
              </w:rPr>
              <w:fldChar w:fldCharType="separate"/>
            </w:r>
            <w:r w:rsidRPr="00756074">
              <w:rPr>
                <w:rFonts w:ascii="Times New Roman" w:hAnsi="Times New Roman" w:cs="Times New Roman"/>
                <w:noProof/>
                <w:webHidden/>
                <w:sz w:val="24"/>
                <w:szCs w:val="24"/>
              </w:rPr>
              <w:t>13</w:t>
            </w:r>
            <w:r w:rsidRPr="00756074">
              <w:rPr>
                <w:rFonts w:ascii="Times New Roman" w:hAnsi="Times New Roman" w:cs="Times New Roman"/>
                <w:noProof/>
                <w:webHidden/>
                <w:sz w:val="24"/>
                <w:szCs w:val="24"/>
              </w:rPr>
              <w:fldChar w:fldCharType="end"/>
            </w:r>
          </w:hyperlink>
        </w:p>
        <w:p w14:paraId="718DE199" w14:textId="392A1964" w:rsidR="00756074" w:rsidRPr="00756074" w:rsidRDefault="00756074">
          <w:pPr>
            <w:pStyle w:val="TOC2"/>
            <w:tabs>
              <w:tab w:val="right" w:pos="9019"/>
            </w:tabs>
            <w:rPr>
              <w:rFonts w:ascii="Times New Roman" w:eastAsiaTheme="minorEastAsia" w:hAnsi="Times New Roman" w:cs="Times New Roman"/>
              <w:noProof/>
              <w:kern w:val="2"/>
              <w:sz w:val="24"/>
              <w:szCs w:val="24"/>
              <w14:ligatures w14:val="standardContextual"/>
            </w:rPr>
          </w:pPr>
          <w:hyperlink w:anchor="_Toc236420040" w:history="1">
            <w:r w:rsidRPr="00756074">
              <w:rPr>
                <w:rStyle w:val="Hyperlink"/>
                <w:rFonts w:ascii="Times New Roman" w:hAnsi="Times New Roman" w:cs="Times New Roman"/>
                <w:noProof/>
                <w:sz w:val="24"/>
                <w:szCs w:val="24"/>
              </w:rPr>
              <w:t>1.1 Introduction</w:t>
            </w:r>
            <w:r w:rsidRPr="00756074">
              <w:rPr>
                <w:rFonts w:ascii="Times New Roman" w:hAnsi="Times New Roman" w:cs="Times New Roman"/>
                <w:noProof/>
                <w:webHidden/>
                <w:sz w:val="24"/>
                <w:szCs w:val="24"/>
              </w:rPr>
              <w:tab/>
            </w:r>
            <w:r w:rsidRPr="00756074">
              <w:rPr>
                <w:rFonts w:ascii="Times New Roman" w:hAnsi="Times New Roman" w:cs="Times New Roman"/>
                <w:noProof/>
                <w:webHidden/>
                <w:sz w:val="24"/>
                <w:szCs w:val="24"/>
              </w:rPr>
              <w:fldChar w:fldCharType="begin"/>
            </w:r>
            <w:r w:rsidRPr="00756074">
              <w:rPr>
                <w:rFonts w:ascii="Times New Roman" w:hAnsi="Times New Roman" w:cs="Times New Roman"/>
                <w:noProof/>
                <w:webHidden/>
                <w:sz w:val="24"/>
                <w:szCs w:val="24"/>
              </w:rPr>
              <w:instrText xml:space="preserve"> PAGEREF _Toc236420040 \h </w:instrText>
            </w:r>
            <w:r w:rsidRPr="00756074">
              <w:rPr>
                <w:rFonts w:ascii="Times New Roman" w:hAnsi="Times New Roman" w:cs="Times New Roman"/>
                <w:noProof/>
                <w:webHidden/>
                <w:sz w:val="24"/>
                <w:szCs w:val="24"/>
              </w:rPr>
            </w:r>
            <w:r w:rsidRPr="00756074">
              <w:rPr>
                <w:rFonts w:ascii="Times New Roman" w:hAnsi="Times New Roman" w:cs="Times New Roman"/>
                <w:noProof/>
                <w:webHidden/>
                <w:sz w:val="24"/>
                <w:szCs w:val="24"/>
              </w:rPr>
              <w:fldChar w:fldCharType="separate"/>
            </w:r>
            <w:r w:rsidRPr="00756074">
              <w:rPr>
                <w:rFonts w:ascii="Times New Roman" w:hAnsi="Times New Roman" w:cs="Times New Roman"/>
                <w:noProof/>
                <w:webHidden/>
                <w:sz w:val="24"/>
                <w:szCs w:val="24"/>
              </w:rPr>
              <w:t>13</w:t>
            </w:r>
            <w:r w:rsidRPr="00756074">
              <w:rPr>
                <w:rFonts w:ascii="Times New Roman" w:hAnsi="Times New Roman" w:cs="Times New Roman"/>
                <w:noProof/>
                <w:webHidden/>
                <w:sz w:val="24"/>
                <w:szCs w:val="24"/>
              </w:rPr>
              <w:fldChar w:fldCharType="end"/>
            </w:r>
          </w:hyperlink>
        </w:p>
        <w:p w14:paraId="6B14AD54" w14:textId="3290ACA4" w:rsidR="00756074" w:rsidRPr="00756074" w:rsidRDefault="00756074">
          <w:pPr>
            <w:pStyle w:val="TOC2"/>
            <w:tabs>
              <w:tab w:val="right" w:pos="9019"/>
            </w:tabs>
            <w:rPr>
              <w:rFonts w:ascii="Times New Roman" w:eastAsiaTheme="minorEastAsia" w:hAnsi="Times New Roman" w:cs="Times New Roman"/>
              <w:noProof/>
              <w:kern w:val="2"/>
              <w:sz w:val="24"/>
              <w:szCs w:val="24"/>
              <w14:ligatures w14:val="standardContextual"/>
            </w:rPr>
          </w:pPr>
          <w:hyperlink w:anchor="_Toc236420041" w:history="1">
            <w:r w:rsidRPr="00756074">
              <w:rPr>
                <w:rStyle w:val="Hyperlink"/>
                <w:rFonts w:ascii="Times New Roman" w:hAnsi="Times New Roman" w:cs="Times New Roman"/>
                <w:noProof/>
                <w:sz w:val="24"/>
                <w:szCs w:val="24"/>
              </w:rPr>
              <w:t>1.2 Background</w:t>
            </w:r>
            <w:r w:rsidRPr="00756074">
              <w:rPr>
                <w:rFonts w:ascii="Times New Roman" w:hAnsi="Times New Roman" w:cs="Times New Roman"/>
                <w:noProof/>
                <w:webHidden/>
                <w:sz w:val="24"/>
                <w:szCs w:val="24"/>
              </w:rPr>
              <w:tab/>
            </w:r>
            <w:r w:rsidRPr="00756074">
              <w:rPr>
                <w:rFonts w:ascii="Times New Roman" w:hAnsi="Times New Roman" w:cs="Times New Roman"/>
                <w:noProof/>
                <w:webHidden/>
                <w:sz w:val="24"/>
                <w:szCs w:val="24"/>
              </w:rPr>
              <w:fldChar w:fldCharType="begin"/>
            </w:r>
            <w:r w:rsidRPr="00756074">
              <w:rPr>
                <w:rFonts w:ascii="Times New Roman" w:hAnsi="Times New Roman" w:cs="Times New Roman"/>
                <w:noProof/>
                <w:webHidden/>
                <w:sz w:val="24"/>
                <w:szCs w:val="24"/>
              </w:rPr>
              <w:instrText xml:space="preserve"> PAGEREF _Toc236420041 \h </w:instrText>
            </w:r>
            <w:r w:rsidRPr="00756074">
              <w:rPr>
                <w:rFonts w:ascii="Times New Roman" w:hAnsi="Times New Roman" w:cs="Times New Roman"/>
                <w:noProof/>
                <w:webHidden/>
                <w:sz w:val="24"/>
                <w:szCs w:val="24"/>
              </w:rPr>
            </w:r>
            <w:r w:rsidRPr="00756074">
              <w:rPr>
                <w:rFonts w:ascii="Times New Roman" w:hAnsi="Times New Roman" w:cs="Times New Roman"/>
                <w:noProof/>
                <w:webHidden/>
                <w:sz w:val="24"/>
                <w:szCs w:val="24"/>
              </w:rPr>
              <w:fldChar w:fldCharType="separate"/>
            </w:r>
            <w:r w:rsidRPr="00756074">
              <w:rPr>
                <w:rFonts w:ascii="Times New Roman" w:hAnsi="Times New Roman" w:cs="Times New Roman"/>
                <w:noProof/>
                <w:webHidden/>
                <w:sz w:val="24"/>
                <w:szCs w:val="24"/>
              </w:rPr>
              <w:t>13</w:t>
            </w:r>
            <w:r w:rsidRPr="00756074">
              <w:rPr>
                <w:rFonts w:ascii="Times New Roman" w:hAnsi="Times New Roman" w:cs="Times New Roman"/>
                <w:noProof/>
                <w:webHidden/>
                <w:sz w:val="24"/>
                <w:szCs w:val="24"/>
              </w:rPr>
              <w:fldChar w:fldCharType="end"/>
            </w:r>
          </w:hyperlink>
        </w:p>
        <w:p w14:paraId="134A6E5F" w14:textId="5A0F5B38" w:rsidR="00756074" w:rsidRPr="00756074" w:rsidRDefault="00756074">
          <w:pPr>
            <w:pStyle w:val="TOC2"/>
            <w:tabs>
              <w:tab w:val="right" w:pos="9019"/>
            </w:tabs>
            <w:rPr>
              <w:rFonts w:ascii="Times New Roman" w:eastAsiaTheme="minorEastAsia" w:hAnsi="Times New Roman" w:cs="Times New Roman"/>
              <w:noProof/>
              <w:kern w:val="2"/>
              <w:sz w:val="24"/>
              <w:szCs w:val="24"/>
              <w14:ligatures w14:val="standardContextual"/>
            </w:rPr>
          </w:pPr>
          <w:hyperlink w:anchor="_Toc236420042" w:history="1">
            <w:r w:rsidRPr="00756074">
              <w:rPr>
                <w:rStyle w:val="Hyperlink"/>
                <w:rFonts w:ascii="Times New Roman" w:hAnsi="Times New Roman" w:cs="Times New Roman"/>
                <w:noProof/>
                <w:sz w:val="24"/>
                <w:szCs w:val="24"/>
              </w:rPr>
              <w:t>1.3 Problem Statement</w:t>
            </w:r>
            <w:r w:rsidRPr="00756074">
              <w:rPr>
                <w:rFonts w:ascii="Times New Roman" w:hAnsi="Times New Roman" w:cs="Times New Roman"/>
                <w:noProof/>
                <w:webHidden/>
                <w:sz w:val="24"/>
                <w:szCs w:val="24"/>
              </w:rPr>
              <w:tab/>
            </w:r>
            <w:r w:rsidRPr="00756074">
              <w:rPr>
                <w:rFonts w:ascii="Times New Roman" w:hAnsi="Times New Roman" w:cs="Times New Roman"/>
                <w:noProof/>
                <w:webHidden/>
                <w:sz w:val="24"/>
                <w:szCs w:val="24"/>
              </w:rPr>
              <w:fldChar w:fldCharType="begin"/>
            </w:r>
            <w:r w:rsidRPr="00756074">
              <w:rPr>
                <w:rFonts w:ascii="Times New Roman" w:hAnsi="Times New Roman" w:cs="Times New Roman"/>
                <w:noProof/>
                <w:webHidden/>
                <w:sz w:val="24"/>
                <w:szCs w:val="24"/>
              </w:rPr>
              <w:instrText xml:space="preserve"> PAGEREF _Toc236420042 \h </w:instrText>
            </w:r>
            <w:r w:rsidRPr="00756074">
              <w:rPr>
                <w:rFonts w:ascii="Times New Roman" w:hAnsi="Times New Roman" w:cs="Times New Roman"/>
                <w:noProof/>
                <w:webHidden/>
                <w:sz w:val="24"/>
                <w:szCs w:val="24"/>
              </w:rPr>
            </w:r>
            <w:r w:rsidRPr="00756074">
              <w:rPr>
                <w:rFonts w:ascii="Times New Roman" w:hAnsi="Times New Roman" w:cs="Times New Roman"/>
                <w:noProof/>
                <w:webHidden/>
                <w:sz w:val="24"/>
                <w:szCs w:val="24"/>
              </w:rPr>
              <w:fldChar w:fldCharType="separate"/>
            </w:r>
            <w:r w:rsidRPr="00756074">
              <w:rPr>
                <w:rFonts w:ascii="Times New Roman" w:hAnsi="Times New Roman" w:cs="Times New Roman"/>
                <w:noProof/>
                <w:webHidden/>
                <w:sz w:val="24"/>
                <w:szCs w:val="24"/>
              </w:rPr>
              <w:t>17</w:t>
            </w:r>
            <w:r w:rsidRPr="00756074">
              <w:rPr>
                <w:rFonts w:ascii="Times New Roman" w:hAnsi="Times New Roman" w:cs="Times New Roman"/>
                <w:noProof/>
                <w:webHidden/>
                <w:sz w:val="24"/>
                <w:szCs w:val="24"/>
              </w:rPr>
              <w:fldChar w:fldCharType="end"/>
            </w:r>
          </w:hyperlink>
        </w:p>
        <w:p w14:paraId="2978F9EC" w14:textId="0A1A574D" w:rsidR="00756074" w:rsidRPr="00756074" w:rsidRDefault="00756074">
          <w:pPr>
            <w:pStyle w:val="TOC2"/>
            <w:tabs>
              <w:tab w:val="right" w:pos="9019"/>
            </w:tabs>
            <w:rPr>
              <w:rFonts w:ascii="Times New Roman" w:eastAsiaTheme="minorEastAsia" w:hAnsi="Times New Roman" w:cs="Times New Roman"/>
              <w:noProof/>
              <w:kern w:val="2"/>
              <w:sz w:val="24"/>
              <w:szCs w:val="24"/>
              <w14:ligatures w14:val="standardContextual"/>
            </w:rPr>
          </w:pPr>
          <w:hyperlink w:anchor="_Toc236420043" w:history="1">
            <w:r w:rsidRPr="00756074">
              <w:rPr>
                <w:rStyle w:val="Hyperlink"/>
                <w:rFonts w:ascii="Times New Roman" w:hAnsi="Times New Roman" w:cs="Times New Roman"/>
                <w:noProof/>
                <w:sz w:val="24"/>
                <w:szCs w:val="24"/>
              </w:rPr>
              <w:t>1.4.2 Research Questions</w:t>
            </w:r>
            <w:r w:rsidRPr="00756074">
              <w:rPr>
                <w:rFonts w:ascii="Times New Roman" w:hAnsi="Times New Roman" w:cs="Times New Roman"/>
                <w:noProof/>
                <w:webHidden/>
                <w:sz w:val="24"/>
                <w:szCs w:val="24"/>
              </w:rPr>
              <w:tab/>
            </w:r>
            <w:r w:rsidRPr="00756074">
              <w:rPr>
                <w:rFonts w:ascii="Times New Roman" w:hAnsi="Times New Roman" w:cs="Times New Roman"/>
                <w:noProof/>
                <w:webHidden/>
                <w:sz w:val="24"/>
                <w:szCs w:val="24"/>
              </w:rPr>
              <w:fldChar w:fldCharType="begin"/>
            </w:r>
            <w:r w:rsidRPr="00756074">
              <w:rPr>
                <w:rFonts w:ascii="Times New Roman" w:hAnsi="Times New Roman" w:cs="Times New Roman"/>
                <w:noProof/>
                <w:webHidden/>
                <w:sz w:val="24"/>
                <w:szCs w:val="24"/>
              </w:rPr>
              <w:instrText xml:space="preserve"> PAGEREF _Toc236420043 \h </w:instrText>
            </w:r>
            <w:r w:rsidRPr="00756074">
              <w:rPr>
                <w:rFonts w:ascii="Times New Roman" w:hAnsi="Times New Roman" w:cs="Times New Roman"/>
                <w:noProof/>
                <w:webHidden/>
                <w:sz w:val="24"/>
                <w:szCs w:val="24"/>
              </w:rPr>
            </w:r>
            <w:r w:rsidRPr="00756074">
              <w:rPr>
                <w:rFonts w:ascii="Times New Roman" w:hAnsi="Times New Roman" w:cs="Times New Roman"/>
                <w:noProof/>
                <w:webHidden/>
                <w:sz w:val="24"/>
                <w:szCs w:val="24"/>
              </w:rPr>
              <w:fldChar w:fldCharType="separate"/>
            </w:r>
            <w:r w:rsidRPr="00756074">
              <w:rPr>
                <w:rFonts w:ascii="Times New Roman" w:hAnsi="Times New Roman" w:cs="Times New Roman"/>
                <w:noProof/>
                <w:webHidden/>
                <w:sz w:val="24"/>
                <w:szCs w:val="24"/>
              </w:rPr>
              <w:t>18</w:t>
            </w:r>
            <w:r w:rsidRPr="00756074">
              <w:rPr>
                <w:rFonts w:ascii="Times New Roman" w:hAnsi="Times New Roman" w:cs="Times New Roman"/>
                <w:noProof/>
                <w:webHidden/>
                <w:sz w:val="24"/>
                <w:szCs w:val="24"/>
              </w:rPr>
              <w:fldChar w:fldCharType="end"/>
            </w:r>
          </w:hyperlink>
        </w:p>
        <w:p w14:paraId="21188A2F" w14:textId="577BB315" w:rsidR="00756074" w:rsidRPr="00756074" w:rsidRDefault="00756074">
          <w:pPr>
            <w:pStyle w:val="TOC2"/>
            <w:tabs>
              <w:tab w:val="right" w:pos="9019"/>
            </w:tabs>
            <w:rPr>
              <w:rFonts w:ascii="Times New Roman" w:eastAsiaTheme="minorEastAsia" w:hAnsi="Times New Roman" w:cs="Times New Roman"/>
              <w:noProof/>
              <w:kern w:val="2"/>
              <w:sz w:val="24"/>
              <w:szCs w:val="24"/>
              <w14:ligatures w14:val="standardContextual"/>
            </w:rPr>
          </w:pPr>
          <w:hyperlink w:anchor="_Toc236420044" w:history="1">
            <w:r w:rsidRPr="00756074">
              <w:rPr>
                <w:rStyle w:val="Hyperlink"/>
                <w:rFonts w:ascii="Times New Roman" w:hAnsi="Times New Roman" w:cs="Times New Roman"/>
                <w:noProof/>
                <w:sz w:val="24"/>
                <w:szCs w:val="24"/>
              </w:rPr>
              <w:t>1.4 Broad Objective</w:t>
            </w:r>
            <w:r w:rsidRPr="00756074">
              <w:rPr>
                <w:rFonts w:ascii="Times New Roman" w:hAnsi="Times New Roman" w:cs="Times New Roman"/>
                <w:noProof/>
                <w:webHidden/>
                <w:sz w:val="24"/>
                <w:szCs w:val="24"/>
              </w:rPr>
              <w:tab/>
            </w:r>
            <w:r w:rsidRPr="00756074">
              <w:rPr>
                <w:rFonts w:ascii="Times New Roman" w:hAnsi="Times New Roman" w:cs="Times New Roman"/>
                <w:noProof/>
                <w:webHidden/>
                <w:sz w:val="24"/>
                <w:szCs w:val="24"/>
              </w:rPr>
              <w:fldChar w:fldCharType="begin"/>
            </w:r>
            <w:r w:rsidRPr="00756074">
              <w:rPr>
                <w:rFonts w:ascii="Times New Roman" w:hAnsi="Times New Roman" w:cs="Times New Roman"/>
                <w:noProof/>
                <w:webHidden/>
                <w:sz w:val="24"/>
                <w:szCs w:val="24"/>
              </w:rPr>
              <w:instrText xml:space="preserve"> PAGEREF _Toc236420044 \h </w:instrText>
            </w:r>
            <w:r w:rsidRPr="00756074">
              <w:rPr>
                <w:rFonts w:ascii="Times New Roman" w:hAnsi="Times New Roman" w:cs="Times New Roman"/>
                <w:noProof/>
                <w:webHidden/>
                <w:sz w:val="24"/>
                <w:szCs w:val="24"/>
              </w:rPr>
            </w:r>
            <w:r w:rsidRPr="00756074">
              <w:rPr>
                <w:rFonts w:ascii="Times New Roman" w:hAnsi="Times New Roman" w:cs="Times New Roman"/>
                <w:noProof/>
                <w:webHidden/>
                <w:sz w:val="24"/>
                <w:szCs w:val="24"/>
              </w:rPr>
              <w:fldChar w:fldCharType="separate"/>
            </w:r>
            <w:r w:rsidRPr="00756074">
              <w:rPr>
                <w:rFonts w:ascii="Times New Roman" w:hAnsi="Times New Roman" w:cs="Times New Roman"/>
                <w:noProof/>
                <w:webHidden/>
                <w:sz w:val="24"/>
                <w:szCs w:val="24"/>
              </w:rPr>
              <w:t>18</w:t>
            </w:r>
            <w:r w:rsidRPr="00756074">
              <w:rPr>
                <w:rFonts w:ascii="Times New Roman" w:hAnsi="Times New Roman" w:cs="Times New Roman"/>
                <w:noProof/>
                <w:webHidden/>
                <w:sz w:val="24"/>
                <w:szCs w:val="24"/>
              </w:rPr>
              <w:fldChar w:fldCharType="end"/>
            </w:r>
          </w:hyperlink>
        </w:p>
        <w:p w14:paraId="4579F06F" w14:textId="6447CAA3" w:rsidR="00756074" w:rsidRPr="00756074" w:rsidRDefault="00756074">
          <w:pPr>
            <w:pStyle w:val="TOC2"/>
            <w:tabs>
              <w:tab w:val="right" w:pos="9019"/>
            </w:tabs>
            <w:rPr>
              <w:rFonts w:ascii="Times New Roman" w:eastAsiaTheme="minorEastAsia" w:hAnsi="Times New Roman" w:cs="Times New Roman"/>
              <w:noProof/>
              <w:kern w:val="2"/>
              <w:sz w:val="24"/>
              <w:szCs w:val="24"/>
              <w14:ligatures w14:val="standardContextual"/>
            </w:rPr>
          </w:pPr>
          <w:hyperlink w:anchor="_Toc236420045" w:history="1">
            <w:r w:rsidRPr="00756074">
              <w:rPr>
                <w:rStyle w:val="Hyperlink"/>
                <w:rFonts w:ascii="Times New Roman" w:hAnsi="Times New Roman" w:cs="Times New Roman"/>
                <w:noProof/>
                <w:sz w:val="24"/>
                <w:szCs w:val="24"/>
              </w:rPr>
              <w:t>1.4.1 Specific Objectives</w:t>
            </w:r>
            <w:r w:rsidRPr="00756074">
              <w:rPr>
                <w:rFonts w:ascii="Times New Roman" w:hAnsi="Times New Roman" w:cs="Times New Roman"/>
                <w:noProof/>
                <w:webHidden/>
                <w:sz w:val="24"/>
                <w:szCs w:val="24"/>
              </w:rPr>
              <w:tab/>
            </w:r>
            <w:r w:rsidRPr="00756074">
              <w:rPr>
                <w:rFonts w:ascii="Times New Roman" w:hAnsi="Times New Roman" w:cs="Times New Roman"/>
                <w:noProof/>
                <w:webHidden/>
                <w:sz w:val="24"/>
                <w:szCs w:val="24"/>
              </w:rPr>
              <w:fldChar w:fldCharType="begin"/>
            </w:r>
            <w:r w:rsidRPr="00756074">
              <w:rPr>
                <w:rFonts w:ascii="Times New Roman" w:hAnsi="Times New Roman" w:cs="Times New Roman"/>
                <w:noProof/>
                <w:webHidden/>
                <w:sz w:val="24"/>
                <w:szCs w:val="24"/>
              </w:rPr>
              <w:instrText xml:space="preserve"> PAGEREF _Toc236420045 \h </w:instrText>
            </w:r>
            <w:r w:rsidRPr="00756074">
              <w:rPr>
                <w:rFonts w:ascii="Times New Roman" w:hAnsi="Times New Roman" w:cs="Times New Roman"/>
                <w:noProof/>
                <w:webHidden/>
                <w:sz w:val="24"/>
                <w:szCs w:val="24"/>
              </w:rPr>
            </w:r>
            <w:r w:rsidRPr="00756074">
              <w:rPr>
                <w:rFonts w:ascii="Times New Roman" w:hAnsi="Times New Roman" w:cs="Times New Roman"/>
                <w:noProof/>
                <w:webHidden/>
                <w:sz w:val="24"/>
                <w:szCs w:val="24"/>
              </w:rPr>
              <w:fldChar w:fldCharType="separate"/>
            </w:r>
            <w:r w:rsidRPr="00756074">
              <w:rPr>
                <w:rFonts w:ascii="Times New Roman" w:hAnsi="Times New Roman" w:cs="Times New Roman"/>
                <w:noProof/>
                <w:webHidden/>
                <w:sz w:val="24"/>
                <w:szCs w:val="24"/>
              </w:rPr>
              <w:t>18</w:t>
            </w:r>
            <w:r w:rsidRPr="00756074">
              <w:rPr>
                <w:rFonts w:ascii="Times New Roman" w:hAnsi="Times New Roman" w:cs="Times New Roman"/>
                <w:noProof/>
                <w:webHidden/>
                <w:sz w:val="24"/>
                <w:szCs w:val="24"/>
              </w:rPr>
              <w:fldChar w:fldCharType="end"/>
            </w:r>
          </w:hyperlink>
        </w:p>
        <w:p w14:paraId="7209B77A" w14:textId="7612E82E" w:rsidR="00756074" w:rsidRPr="00756074" w:rsidRDefault="00756074">
          <w:pPr>
            <w:pStyle w:val="TOC2"/>
            <w:tabs>
              <w:tab w:val="right" w:pos="9019"/>
            </w:tabs>
            <w:rPr>
              <w:rFonts w:ascii="Times New Roman" w:eastAsiaTheme="minorEastAsia" w:hAnsi="Times New Roman" w:cs="Times New Roman"/>
              <w:noProof/>
              <w:kern w:val="2"/>
              <w:sz w:val="24"/>
              <w:szCs w:val="24"/>
              <w14:ligatures w14:val="standardContextual"/>
            </w:rPr>
          </w:pPr>
          <w:hyperlink w:anchor="_Toc236420046" w:history="1">
            <w:r w:rsidRPr="00756074">
              <w:rPr>
                <w:rStyle w:val="Hyperlink"/>
                <w:rFonts w:ascii="Times New Roman" w:hAnsi="Times New Roman" w:cs="Times New Roman"/>
                <w:noProof/>
                <w:sz w:val="24"/>
                <w:szCs w:val="24"/>
              </w:rPr>
              <w:t>1.5 Significance of the Study</w:t>
            </w:r>
            <w:r w:rsidRPr="00756074">
              <w:rPr>
                <w:rFonts w:ascii="Times New Roman" w:hAnsi="Times New Roman" w:cs="Times New Roman"/>
                <w:noProof/>
                <w:webHidden/>
                <w:sz w:val="24"/>
                <w:szCs w:val="24"/>
              </w:rPr>
              <w:tab/>
            </w:r>
            <w:r w:rsidRPr="00756074">
              <w:rPr>
                <w:rFonts w:ascii="Times New Roman" w:hAnsi="Times New Roman" w:cs="Times New Roman"/>
                <w:noProof/>
                <w:webHidden/>
                <w:sz w:val="24"/>
                <w:szCs w:val="24"/>
              </w:rPr>
              <w:fldChar w:fldCharType="begin"/>
            </w:r>
            <w:r w:rsidRPr="00756074">
              <w:rPr>
                <w:rFonts w:ascii="Times New Roman" w:hAnsi="Times New Roman" w:cs="Times New Roman"/>
                <w:noProof/>
                <w:webHidden/>
                <w:sz w:val="24"/>
                <w:szCs w:val="24"/>
              </w:rPr>
              <w:instrText xml:space="preserve"> PAGEREF _Toc236420046 \h </w:instrText>
            </w:r>
            <w:r w:rsidRPr="00756074">
              <w:rPr>
                <w:rFonts w:ascii="Times New Roman" w:hAnsi="Times New Roman" w:cs="Times New Roman"/>
                <w:noProof/>
                <w:webHidden/>
                <w:sz w:val="24"/>
                <w:szCs w:val="24"/>
              </w:rPr>
            </w:r>
            <w:r w:rsidRPr="00756074">
              <w:rPr>
                <w:rFonts w:ascii="Times New Roman" w:hAnsi="Times New Roman" w:cs="Times New Roman"/>
                <w:noProof/>
                <w:webHidden/>
                <w:sz w:val="24"/>
                <w:szCs w:val="24"/>
              </w:rPr>
              <w:fldChar w:fldCharType="separate"/>
            </w:r>
            <w:r w:rsidRPr="00756074">
              <w:rPr>
                <w:rFonts w:ascii="Times New Roman" w:hAnsi="Times New Roman" w:cs="Times New Roman"/>
                <w:noProof/>
                <w:webHidden/>
                <w:sz w:val="24"/>
                <w:szCs w:val="24"/>
              </w:rPr>
              <w:t>19</w:t>
            </w:r>
            <w:r w:rsidRPr="00756074">
              <w:rPr>
                <w:rFonts w:ascii="Times New Roman" w:hAnsi="Times New Roman" w:cs="Times New Roman"/>
                <w:noProof/>
                <w:webHidden/>
                <w:sz w:val="24"/>
                <w:szCs w:val="24"/>
              </w:rPr>
              <w:fldChar w:fldCharType="end"/>
            </w:r>
          </w:hyperlink>
        </w:p>
        <w:p w14:paraId="79D0A566" w14:textId="280E56FF" w:rsidR="00756074" w:rsidRPr="00756074" w:rsidRDefault="00756074">
          <w:pPr>
            <w:pStyle w:val="TOC2"/>
            <w:tabs>
              <w:tab w:val="right" w:pos="9019"/>
            </w:tabs>
            <w:rPr>
              <w:rFonts w:ascii="Times New Roman" w:eastAsiaTheme="minorEastAsia" w:hAnsi="Times New Roman" w:cs="Times New Roman"/>
              <w:noProof/>
              <w:kern w:val="2"/>
              <w:sz w:val="24"/>
              <w:szCs w:val="24"/>
              <w14:ligatures w14:val="standardContextual"/>
            </w:rPr>
          </w:pPr>
          <w:hyperlink w:anchor="_Toc236420047" w:history="1">
            <w:r w:rsidRPr="00756074">
              <w:rPr>
                <w:rStyle w:val="Hyperlink"/>
                <w:rFonts w:ascii="Times New Roman" w:hAnsi="Times New Roman" w:cs="Times New Roman"/>
                <w:noProof/>
                <w:sz w:val="24"/>
                <w:szCs w:val="24"/>
              </w:rPr>
              <w:t>1.6 Scope of the Study</w:t>
            </w:r>
            <w:r w:rsidRPr="00756074">
              <w:rPr>
                <w:rFonts w:ascii="Times New Roman" w:hAnsi="Times New Roman" w:cs="Times New Roman"/>
                <w:noProof/>
                <w:webHidden/>
                <w:sz w:val="24"/>
                <w:szCs w:val="24"/>
              </w:rPr>
              <w:tab/>
            </w:r>
            <w:r w:rsidRPr="00756074">
              <w:rPr>
                <w:rFonts w:ascii="Times New Roman" w:hAnsi="Times New Roman" w:cs="Times New Roman"/>
                <w:noProof/>
                <w:webHidden/>
                <w:sz w:val="24"/>
                <w:szCs w:val="24"/>
              </w:rPr>
              <w:fldChar w:fldCharType="begin"/>
            </w:r>
            <w:r w:rsidRPr="00756074">
              <w:rPr>
                <w:rFonts w:ascii="Times New Roman" w:hAnsi="Times New Roman" w:cs="Times New Roman"/>
                <w:noProof/>
                <w:webHidden/>
                <w:sz w:val="24"/>
                <w:szCs w:val="24"/>
              </w:rPr>
              <w:instrText xml:space="preserve"> PAGEREF _Toc236420047 \h </w:instrText>
            </w:r>
            <w:r w:rsidRPr="00756074">
              <w:rPr>
                <w:rFonts w:ascii="Times New Roman" w:hAnsi="Times New Roman" w:cs="Times New Roman"/>
                <w:noProof/>
                <w:webHidden/>
                <w:sz w:val="24"/>
                <w:szCs w:val="24"/>
              </w:rPr>
            </w:r>
            <w:r w:rsidRPr="00756074">
              <w:rPr>
                <w:rFonts w:ascii="Times New Roman" w:hAnsi="Times New Roman" w:cs="Times New Roman"/>
                <w:noProof/>
                <w:webHidden/>
                <w:sz w:val="24"/>
                <w:szCs w:val="24"/>
              </w:rPr>
              <w:fldChar w:fldCharType="separate"/>
            </w:r>
            <w:r w:rsidRPr="00756074">
              <w:rPr>
                <w:rFonts w:ascii="Times New Roman" w:hAnsi="Times New Roman" w:cs="Times New Roman"/>
                <w:noProof/>
                <w:webHidden/>
                <w:sz w:val="24"/>
                <w:szCs w:val="24"/>
              </w:rPr>
              <w:t>19</w:t>
            </w:r>
            <w:r w:rsidRPr="00756074">
              <w:rPr>
                <w:rFonts w:ascii="Times New Roman" w:hAnsi="Times New Roman" w:cs="Times New Roman"/>
                <w:noProof/>
                <w:webHidden/>
                <w:sz w:val="24"/>
                <w:szCs w:val="24"/>
              </w:rPr>
              <w:fldChar w:fldCharType="end"/>
            </w:r>
          </w:hyperlink>
        </w:p>
        <w:p w14:paraId="5466316A" w14:textId="4236223A" w:rsidR="00756074" w:rsidRPr="00756074" w:rsidRDefault="00756074">
          <w:pPr>
            <w:pStyle w:val="TOC2"/>
            <w:tabs>
              <w:tab w:val="right" w:pos="9019"/>
            </w:tabs>
            <w:rPr>
              <w:rFonts w:ascii="Times New Roman" w:eastAsiaTheme="minorEastAsia" w:hAnsi="Times New Roman" w:cs="Times New Roman"/>
              <w:noProof/>
              <w:kern w:val="2"/>
              <w:sz w:val="24"/>
              <w:szCs w:val="24"/>
              <w14:ligatures w14:val="standardContextual"/>
            </w:rPr>
          </w:pPr>
          <w:hyperlink w:anchor="_Toc236420048" w:history="1">
            <w:r w:rsidRPr="00756074">
              <w:rPr>
                <w:rStyle w:val="Hyperlink"/>
                <w:rFonts w:ascii="Times New Roman" w:hAnsi="Times New Roman" w:cs="Times New Roman"/>
                <w:noProof/>
                <w:sz w:val="24"/>
                <w:szCs w:val="24"/>
              </w:rPr>
              <w:t>1.8 Summary</w:t>
            </w:r>
            <w:r w:rsidRPr="00756074">
              <w:rPr>
                <w:rFonts w:ascii="Times New Roman" w:hAnsi="Times New Roman" w:cs="Times New Roman"/>
                <w:noProof/>
                <w:webHidden/>
                <w:sz w:val="24"/>
                <w:szCs w:val="24"/>
              </w:rPr>
              <w:tab/>
            </w:r>
            <w:r w:rsidRPr="00756074">
              <w:rPr>
                <w:rFonts w:ascii="Times New Roman" w:hAnsi="Times New Roman" w:cs="Times New Roman"/>
                <w:noProof/>
                <w:webHidden/>
                <w:sz w:val="24"/>
                <w:szCs w:val="24"/>
              </w:rPr>
              <w:fldChar w:fldCharType="begin"/>
            </w:r>
            <w:r w:rsidRPr="00756074">
              <w:rPr>
                <w:rFonts w:ascii="Times New Roman" w:hAnsi="Times New Roman" w:cs="Times New Roman"/>
                <w:noProof/>
                <w:webHidden/>
                <w:sz w:val="24"/>
                <w:szCs w:val="24"/>
              </w:rPr>
              <w:instrText xml:space="preserve"> PAGEREF _Toc236420048 \h </w:instrText>
            </w:r>
            <w:r w:rsidRPr="00756074">
              <w:rPr>
                <w:rFonts w:ascii="Times New Roman" w:hAnsi="Times New Roman" w:cs="Times New Roman"/>
                <w:noProof/>
                <w:webHidden/>
                <w:sz w:val="24"/>
                <w:szCs w:val="24"/>
              </w:rPr>
            </w:r>
            <w:r w:rsidRPr="00756074">
              <w:rPr>
                <w:rFonts w:ascii="Times New Roman" w:hAnsi="Times New Roman" w:cs="Times New Roman"/>
                <w:noProof/>
                <w:webHidden/>
                <w:sz w:val="24"/>
                <w:szCs w:val="24"/>
              </w:rPr>
              <w:fldChar w:fldCharType="separate"/>
            </w:r>
            <w:r w:rsidRPr="00756074">
              <w:rPr>
                <w:rFonts w:ascii="Times New Roman" w:hAnsi="Times New Roman" w:cs="Times New Roman"/>
                <w:noProof/>
                <w:webHidden/>
                <w:sz w:val="24"/>
                <w:szCs w:val="24"/>
              </w:rPr>
              <w:t>20</w:t>
            </w:r>
            <w:r w:rsidRPr="00756074">
              <w:rPr>
                <w:rFonts w:ascii="Times New Roman" w:hAnsi="Times New Roman" w:cs="Times New Roman"/>
                <w:noProof/>
                <w:webHidden/>
                <w:sz w:val="24"/>
                <w:szCs w:val="24"/>
              </w:rPr>
              <w:fldChar w:fldCharType="end"/>
            </w:r>
          </w:hyperlink>
        </w:p>
        <w:p w14:paraId="6F8296FB" w14:textId="76DFE764" w:rsidR="00756074" w:rsidRPr="00756074" w:rsidRDefault="00756074">
          <w:pPr>
            <w:pStyle w:val="TOC1"/>
            <w:tabs>
              <w:tab w:val="right" w:pos="9019"/>
            </w:tabs>
            <w:rPr>
              <w:rFonts w:ascii="Times New Roman" w:eastAsiaTheme="minorEastAsia" w:hAnsi="Times New Roman" w:cs="Times New Roman"/>
              <w:noProof/>
              <w:kern w:val="2"/>
              <w:sz w:val="24"/>
              <w:szCs w:val="24"/>
              <w14:ligatures w14:val="standardContextual"/>
            </w:rPr>
          </w:pPr>
          <w:hyperlink w:anchor="_Toc236420049" w:history="1">
            <w:r w:rsidRPr="00756074">
              <w:rPr>
                <w:rStyle w:val="Hyperlink"/>
                <w:rFonts w:ascii="Times New Roman" w:hAnsi="Times New Roman" w:cs="Times New Roman"/>
                <w:noProof/>
                <w:sz w:val="24"/>
                <w:szCs w:val="24"/>
              </w:rPr>
              <w:t>CHAPTER TWO</w:t>
            </w:r>
            <w:r w:rsidRPr="00756074">
              <w:rPr>
                <w:rFonts w:ascii="Times New Roman" w:hAnsi="Times New Roman" w:cs="Times New Roman"/>
                <w:noProof/>
                <w:webHidden/>
                <w:sz w:val="24"/>
                <w:szCs w:val="24"/>
              </w:rPr>
              <w:tab/>
            </w:r>
            <w:r w:rsidRPr="00756074">
              <w:rPr>
                <w:rFonts w:ascii="Times New Roman" w:hAnsi="Times New Roman" w:cs="Times New Roman"/>
                <w:noProof/>
                <w:webHidden/>
                <w:sz w:val="24"/>
                <w:szCs w:val="24"/>
              </w:rPr>
              <w:fldChar w:fldCharType="begin"/>
            </w:r>
            <w:r w:rsidRPr="00756074">
              <w:rPr>
                <w:rFonts w:ascii="Times New Roman" w:hAnsi="Times New Roman" w:cs="Times New Roman"/>
                <w:noProof/>
                <w:webHidden/>
                <w:sz w:val="24"/>
                <w:szCs w:val="24"/>
              </w:rPr>
              <w:instrText xml:space="preserve"> PAGEREF _Toc236420049 \h </w:instrText>
            </w:r>
            <w:r w:rsidRPr="00756074">
              <w:rPr>
                <w:rFonts w:ascii="Times New Roman" w:hAnsi="Times New Roman" w:cs="Times New Roman"/>
                <w:noProof/>
                <w:webHidden/>
                <w:sz w:val="24"/>
                <w:szCs w:val="24"/>
              </w:rPr>
            </w:r>
            <w:r w:rsidRPr="00756074">
              <w:rPr>
                <w:rFonts w:ascii="Times New Roman" w:hAnsi="Times New Roman" w:cs="Times New Roman"/>
                <w:noProof/>
                <w:webHidden/>
                <w:sz w:val="24"/>
                <w:szCs w:val="24"/>
              </w:rPr>
              <w:fldChar w:fldCharType="separate"/>
            </w:r>
            <w:r w:rsidRPr="00756074">
              <w:rPr>
                <w:rFonts w:ascii="Times New Roman" w:hAnsi="Times New Roman" w:cs="Times New Roman"/>
                <w:noProof/>
                <w:webHidden/>
                <w:sz w:val="24"/>
                <w:szCs w:val="24"/>
              </w:rPr>
              <w:t>21</w:t>
            </w:r>
            <w:r w:rsidRPr="00756074">
              <w:rPr>
                <w:rFonts w:ascii="Times New Roman" w:hAnsi="Times New Roman" w:cs="Times New Roman"/>
                <w:noProof/>
                <w:webHidden/>
                <w:sz w:val="24"/>
                <w:szCs w:val="24"/>
              </w:rPr>
              <w:fldChar w:fldCharType="end"/>
            </w:r>
          </w:hyperlink>
        </w:p>
        <w:p w14:paraId="7FE71577" w14:textId="159B5A4B" w:rsidR="00756074" w:rsidRPr="00756074" w:rsidRDefault="00756074">
          <w:pPr>
            <w:pStyle w:val="TOC1"/>
            <w:tabs>
              <w:tab w:val="right" w:pos="9019"/>
            </w:tabs>
            <w:rPr>
              <w:rFonts w:ascii="Times New Roman" w:eastAsiaTheme="minorEastAsia" w:hAnsi="Times New Roman" w:cs="Times New Roman"/>
              <w:noProof/>
              <w:kern w:val="2"/>
              <w:sz w:val="24"/>
              <w:szCs w:val="24"/>
              <w14:ligatures w14:val="standardContextual"/>
            </w:rPr>
          </w:pPr>
          <w:hyperlink w:anchor="_Toc236420050" w:history="1">
            <w:r w:rsidRPr="00756074">
              <w:rPr>
                <w:rStyle w:val="Hyperlink"/>
                <w:rFonts w:ascii="Times New Roman" w:hAnsi="Times New Roman" w:cs="Times New Roman"/>
                <w:noProof/>
                <w:sz w:val="24"/>
                <w:szCs w:val="24"/>
              </w:rPr>
              <w:t>LITERATURE REVIEW</w:t>
            </w:r>
            <w:r w:rsidRPr="00756074">
              <w:rPr>
                <w:rFonts w:ascii="Times New Roman" w:hAnsi="Times New Roman" w:cs="Times New Roman"/>
                <w:noProof/>
                <w:webHidden/>
                <w:sz w:val="24"/>
                <w:szCs w:val="24"/>
              </w:rPr>
              <w:tab/>
            </w:r>
            <w:r w:rsidRPr="00756074">
              <w:rPr>
                <w:rFonts w:ascii="Times New Roman" w:hAnsi="Times New Roman" w:cs="Times New Roman"/>
                <w:noProof/>
                <w:webHidden/>
                <w:sz w:val="24"/>
                <w:szCs w:val="24"/>
              </w:rPr>
              <w:fldChar w:fldCharType="begin"/>
            </w:r>
            <w:r w:rsidRPr="00756074">
              <w:rPr>
                <w:rFonts w:ascii="Times New Roman" w:hAnsi="Times New Roman" w:cs="Times New Roman"/>
                <w:noProof/>
                <w:webHidden/>
                <w:sz w:val="24"/>
                <w:szCs w:val="24"/>
              </w:rPr>
              <w:instrText xml:space="preserve"> PAGEREF _Toc236420050 \h </w:instrText>
            </w:r>
            <w:r w:rsidRPr="00756074">
              <w:rPr>
                <w:rFonts w:ascii="Times New Roman" w:hAnsi="Times New Roman" w:cs="Times New Roman"/>
                <w:noProof/>
                <w:webHidden/>
                <w:sz w:val="24"/>
                <w:szCs w:val="24"/>
              </w:rPr>
            </w:r>
            <w:r w:rsidRPr="00756074">
              <w:rPr>
                <w:rFonts w:ascii="Times New Roman" w:hAnsi="Times New Roman" w:cs="Times New Roman"/>
                <w:noProof/>
                <w:webHidden/>
                <w:sz w:val="24"/>
                <w:szCs w:val="24"/>
              </w:rPr>
              <w:fldChar w:fldCharType="separate"/>
            </w:r>
            <w:r w:rsidRPr="00756074">
              <w:rPr>
                <w:rFonts w:ascii="Times New Roman" w:hAnsi="Times New Roman" w:cs="Times New Roman"/>
                <w:noProof/>
                <w:webHidden/>
                <w:sz w:val="24"/>
                <w:szCs w:val="24"/>
              </w:rPr>
              <w:t>21</w:t>
            </w:r>
            <w:r w:rsidRPr="00756074">
              <w:rPr>
                <w:rFonts w:ascii="Times New Roman" w:hAnsi="Times New Roman" w:cs="Times New Roman"/>
                <w:noProof/>
                <w:webHidden/>
                <w:sz w:val="24"/>
                <w:szCs w:val="24"/>
              </w:rPr>
              <w:fldChar w:fldCharType="end"/>
            </w:r>
          </w:hyperlink>
        </w:p>
        <w:p w14:paraId="5F2F60DA" w14:textId="52B4D909" w:rsidR="00756074" w:rsidRPr="00756074" w:rsidRDefault="00756074">
          <w:pPr>
            <w:pStyle w:val="TOC2"/>
            <w:tabs>
              <w:tab w:val="right" w:pos="9019"/>
            </w:tabs>
            <w:rPr>
              <w:rFonts w:ascii="Times New Roman" w:eastAsiaTheme="minorEastAsia" w:hAnsi="Times New Roman" w:cs="Times New Roman"/>
              <w:noProof/>
              <w:kern w:val="2"/>
              <w:sz w:val="24"/>
              <w:szCs w:val="24"/>
              <w14:ligatures w14:val="standardContextual"/>
            </w:rPr>
          </w:pPr>
          <w:hyperlink w:anchor="_Toc236420051" w:history="1">
            <w:r w:rsidRPr="00756074">
              <w:rPr>
                <w:rStyle w:val="Hyperlink"/>
                <w:rFonts w:ascii="Times New Roman" w:hAnsi="Times New Roman" w:cs="Times New Roman"/>
                <w:noProof/>
                <w:sz w:val="24"/>
                <w:szCs w:val="24"/>
              </w:rPr>
              <w:t>2.1 Introduction</w:t>
            </w:r>
            <w:r w:rsidRPr="00756074">
              <w:rPr>
                <w:rFonts w:ascii="Times New Roman" w:hAnsi="Times New Roman" w:cs="Times New Roman"/>
                <w:noProof/>
                <w:webHidden/>
                <w:sz w:val="24"/>
                <w:szCs w:val="24"/>
              </w:rPr>
              <w:tab/>
            </w:r>
            <w:r w:rsidRPr="00756074">
              <w:rPr>
                <w:rFonts w:ascii="Times New Roman" w:hAnsi="Times New Roman" w:cs="Times New Roman"/>
                <w:noProof/>
                <w:webHidden/>
                <w:sz w:val="24"/>
                <w:szCs w:val="24"/>
              </w:rPr>
              <w:fldChar w:fldCharType="begin"/>
            </w:r>
            <w:r w:rsidRPr="00756074">
              <w:rPr>
                <w:rFonts w:ascii="Times New Roman" w:hAnsi="Times New Roman" w:cs="Times New Roman"/>
                <w:noProof/>
                <w:webHidden/>
                <w:sz w:val="24"/>
                <w:szCs w:val="24"/>
              </w:rPr>
              <w:instrText xml:space="preserve"> PAGEREF _Toc236420051 \h </w:instrText>
            </w:r>
            <w:r w:rsidRPr="00756074">
              <w:rPr>
                <w:rFonts w:ascii="Times New Roman" w:hAnsi="Times New Roman" w:cs="Times New Roman"/>
                <w:noProof/>
                <w:webHidden/>
                <w:sz w:val="24"/>
                <w:szCs w:val="24"/>
              </w:rPr>
            </w:r>
            <w:r w:rsidRPr="00756074">
              <w:rPr>
                <w:rFonts w:ascii="Times New Roman" w:hAnsi="Times New Roman" w:cs="Times New Roman"/>
                <w:noProof/>
                <w:webHidden/>
                <w:sz w:val="24"/>
                <w:szCs w:val="24"/>
              </w:rPr>
              <w:fldChar w:fldCharType="separate"/>
            </w:r>
            <w:r w:rsidRPr="00756074">
              <w:rPr>
                <w:rFonts w:ascii="Times New Roman" w:hAnsi="Times New Roman" w:cs="Times New Roman"/>
                <w:noProof/>
                <w:webHidden/>
                <w:sz w:val="24"/>
                <w:szCs w:val="24"/>
              </w:rPr>
              <w:t>21</w:t>
            </w:r>
            <w:r w:rsidRPr="00756074">
              <w:rPr>
                <w:rFonts w:ascii="Times New Roman" w:hAnsi="Times New Roman" w:cs="Times New Roman"/>
                <w:noProof/>
                <w:webHidden/>
                <w:sz w:val="24"/>
                <w:szCs w:val="24"/>
              </w:rPr>
              <w:fldChar w:fldCharType="end"/>
            </w:r>
          </w:hyperlink>
        </w:p>
        <w:p w14:paraId="37A37751" w14:textId="694925F3" w:rsidR="00756074" w:rsidRPr="00756074" w:rsidRDefault="00756074">
          <w:pPr>
            <w:pStyle w:val="TOC2"/>
            <w:tabs>
              <w:tab w:val="right" w:pos="9019"/>
            </w:tabs>
            <w:rPr>
              <w:rFonts w:ascii="Times New Roman" w:eastAsiaTheme="minorEastAsia" w:hAnsi="Times New Roman" w:cs="Times New Roman"/>
              <w:noProof/>
              <w:kern w:val="2"/>
              <w:sz w:val="24"/>
              <w:szCs w:val="24"/>
              <w14:ligatures w14:val="standardContextual"/>
            </w:rPr>
          </w:pPr>
          <w:hyperlink w:anchor="_Toc236420052" w:history="1">
            <w:r w:rsidRPr="00756074">
              <w:rPr>
                <w:rStyle w:val="Hyperlink"/>
                <w:rFonts w:ascii="Times New Roman" w:hAnsi="Times New Roman" w:cs="Times New Roman"/>
                <w:noProof/>
                <w:sz w:val="24"/>
                <w:szCs w:val="24"/>
              </w:rPr>
              <w:t>2.2 Theoretical Framework</w:t>
            </w:r>
            <w:r w:rsidRPr="00756074">
              <w:rPr>
                <w:rFonts w:ascii="Times New Roman" w:hAnsi="Times New Roman" w:cs="Times New Roman"/>
                <w:noProof/>
                <w:webHidden/>
                <w:sz w:val="24"/>
                <w:szCs w:val="24"/>
              </w:rPr>
              <w:tab/>
            </w:r>
            <w:r w:rsidRPr="00756074">
              <w:rPr>
                <w:rFonts w:ascii="Times New Roman" w:hAnsi="Times New Roman" w:cs="Times New Roman"/>
                <w:noProof/>
                <w:webHidden/>
                <w:sz w:val="24"/>
                <w:szCs w:val="24"/>
              </w:rPr>
              <w:fldChar w:fldCharType="begin"/>
            </w:r>
            <w:r w:rsidRPr="00756074">
              <w:rPr>
                <w:rFonts w:ascii="Times New Roman" w:hAnsi="Times New Roman" w:cs="Times New Roman"/>
                <w:noProof/>
                <w:webHidden/>
                <w:sz w:val="24"/>
                <w:szCs w:val="24"/>
              </w:rPr>
              <w:instrText xml:space="preserve"> PAGEREF _Toc236420052 \h </w:instrText>
            </w:r>
            <w:r w:rsidRPr="00756074">
              <w:rPr>
                <w:rFonts w:ascii="Times New Roman" w:hAnsi="Times New Roman" w:cs="Times New Roman"/>
                <w:noProof/>
                <w:webHidden/>
                <w:sz w:val="24"/>
                <w:szCs w:val="24"/>
              </w:rPr>
            </w:r>
            <w:r w:rsidRPr="00756074">
              <w:rPr>
                <w:rFonts w:ascii="Times New Roman" w:hAnsi="Times New Roman" w:cs="Times New Roman"/>
                <w:noProof/>
                <w:webHidden/>
                <w:sz w:val="24"/>
                <w:szCs w:val="24"/>
              </w:rPr>
              <w:fldChar w:fldCharType="separate"/>
            </w:r>
            <w:r w:rsidRPr="00756074">
              <w:rPr>
                <w:rFonts w:ascii="Times New Roman" w:hAnsi="Times New Roman" w:cs="Times New Roman"/>
                <w:noProof/>
                <w:webHidden/>
                <w:sz w:val="24"/>
                <w:szCs w:val="24"/>
              </w:rPr>
              <w:t>21</w:t>
            </w:r>
            <w:r w:rsidRPr="00756074">
              <w:rPr>
                <w:rFonts w:ascii="Times New Roman" w:hAnsi="Times New Roman" w:cs="Times New Roman"/>
                <w:noProof/>
                <w:webHidden/>
                <w:sz w:val="24"/>
                <w:szCs w:val="24"/>
              </w:rPr>
              <w:fldChar w:fldCharType="end"/>
            </w:r>
          </w:hyperlink>
        </w:p>
        <w:p w14:paraId="15253C64" w14:textId="14C4EF6E" w:rsidR="00756074" w:rsidRPr="00756074" w:rsidRDefault="00756074">
          <w:pPr>
            <w:pStyle w:val="TOC2"/>
            <w:tabs>
              <w:tab w:val="right" w:pos="9019"/>
            </w:tabs>
            <w:rPr>
              <w:rFonts w:ascii="Times New Roman" w:eastAsiaTheme="minorEastAsia" w:hAnsi="Times New Roman" w:cs="Times New Roman"/>
              <w:noProof/>
              <w:kern w:val="2"/>
              <w:sz w:val="24"/>
              <w:szCs w:val="24"/>
              <w14:ligatures w14:val="standardContextual"/>
            </w:rPr>
          </w:pPr>
          <w:hyperlink w:anchor="_Toc236420053" w:history="1">
            <w:r w:rsidRPr="00756074">
              <w:rPr>
                <w:rStyle w:val="Hyperlink"/>
                <w:rFonts w:ascii="Times New Roman" w:hAnsi="Times New Roman" w:cs="Times New Roman"/>
                <w:noProof/>
                <w:sz w:val="24"/>
                <w:szCs w:val="24"/>
              </w:rPr>
              <w:t>2.3 General and Empirical Literature Review</w:t>
            </w:r>
            <w:r w:rsidRPr="00756074">
              <w:rPr>
                <w:rFonts w:ascii="Times New Roman" w:hAnsi="Times New Roman" w:cs="Times New Roman"/>
                <w:noProof/>
                <w:webHidden/>
                <w:sz w:val="24"/>
                <w:szCs w:val="24"/>
              </w:rPr>
              <w:tab/>
            </w:r>
            <w:r w:rsidRPr="00756074">
              <w:rPr>
                <w:rFonts w:ascii="Times New Roman" w:hAnsi="Times New Roman" w:cs="Times New Roman"/>
                <w:noProof/>
                <w:webHidden/>
                <w:sz w:val="24"/>
                <w:szCs w:val="24"/>
              </w:rPr>
              <w:fldChar w:fldCharType="begin"/>
            </w:r>
            <w:r w:rsidRPr="00756074">
              <w:rPr>
                <w:rFonts w:ascii="Times New Roman" w:hAnsi="Times New Roman" w:cs="Times New Roman"/>
                <w:noProof/>
                <w:webHidden/>
                <w:sz w:val="24"/>
                <w:szCs w:val="24"/>
              </w:rPr>
              <w:instrText xml:space="preserve"> PAGEREF _Toc236420053 \h </w:instrText>
            </w:r>
            <w:r w:rsidRPr="00756074">
              <w:rPr>
                <w:rFonts w:ascii="Times New Roman" w:hAnsi="Times New Roman" w:cs="Times New Roman"/>
                <w:noProof/>
                <w:webHidden/>
                <w:sz w:val="24"/>
                <w:szCs w:val="24"/>
              </w:rPr>
            </w:r>
            <w:r w:rsidRPr="00756074">
              <w:rPr>
                <w:rFonts w:ascii="Times New Roman" w:hAnsi="Times New Roman" w:cs="Times New Roman"/>
                <w:noProof/>
                <w:webHidden/>
                <w:sz w:val="24"/>
                <w:szCs w:val="24"/>
              </w:rPr>
              <w:fldChar w:fldCharType="separate"/>
            </w:r>
            <w:r w:rsidRPr="00756074">
              <w:rPr>
                <w:rFonts w:ascii="Times New Roman" w:hAnsi="Times New Roman" w:cs="Times New Roman"/>
                <w:noProof/>
                <w:webHidden/>
                <w:sz w:val="24"/>
                <w:szCs w:val="24"/>
              </w:rPr>
              <w:t>23</w:t>
            </w:r>
            <w:r w:rsidRPr="00756074">
              <w:rPr>
                <w:rFonts w:ascii="Times New Roman" w:hAnsi="Times New Roman" w:cs="Times New Roman"/>
                <w:noProof/>
                <w:webHidden/>
                <w:sz w:val="24"/>
                <w:szCs w:val="24"/>
              </w:rPr>
              <w:fldChar w:fldCharType="end"/>
            </w:r>
          </w:hyperlink>
        </w:p>
        <w:p w14:paraId="508A7343" w14:textId="5161EAB7" w:rsidR="00756074" w:rsidRPr="00756074" w:rsidRDefault="00756074">
          <w:pPr>
            <w:pStyle w:val="TOC3"/>
            <w:tabs>
              <w:tab w:val="right" w:pos="9019"/>
            </w:tabs>
            <w:rPr>
              <w:rFonts w:ascii="Times New Roman" w:eastAsiaTheme="minorEastAsia" w:hAnsi="Times New Roman" w:cs="Times New Roman"/>
              <w:noProof/>
              <w:kern w:val="2"/>
              <w:sz w:val="24"/>
              <w:szCs w:val="24"/>
              <w14:ligatures w14:val="standardContextual"/>
            </w:rPr>
          </w:pPr>
          <w:hyperlink w:anchor="_Toc236420054" w:history="1">
            <w:r w:rsidRPr="00756074">
              <w:rPr>
                <w:rStyle w:val="Hyperlink"/>
                <w:rFonts w:ascii="Times New Roman" w:hAnsi="Times New Roman" w:cs="Times New Roman"/>
                <w:noProof/>
                <w:sz w:val="24"/>
                <w:szCs w:val="24"/>
              </w:rPr>
              <w:t>2.3.1 The Global Context</w:t>
            </w:r>
            <w:r w:rsidRPr="00756074">
              <w:rPr>
                <w:rFonts w:ascii="Times New Roman" w:hAnsi="Times New Roman" w:cs="Times New Roman"/>
                <w:noProof/>
                <w:webHidden/>
                <w:sz w:val="24"/>
                <w:szCs w:val="24"/>
              </w:rPr>
              <w:tab/>
            </w:r>
            <w:r w:rsidRPr="00756074">
              <w:rPr>
                <w:rFonts w:ascii="Times New Roman" w:hAnsi="Times New Roman" w:cs="Times New Roman"/>
                <w:noProof/>
                <w:webHidden/>
                <w:sz w:val="24"/>
                <w:szCs w:val="24"/>
              </w:rPr>
              <w:fldChar w:fldCharType="begin"/>
            </w:r>
            <w:r w:rsidRPr="00756074">
              <w:rPr>
                <w:rFonts w:ascii="Times New Roman" w:hAnsi="Times New Roman" w:cs="Times New Roman"/>
                <w:noProof/>
                <w:webHidden/>
                <w:sz w:val="24"/>
                <w:szCs w:val="24"/>
              </w:rPr>
              <w:instrText xml:space="preserve"> PAGEREF _Toc236420054 \h </w:instrText>
            </w:r>
            <w:r w:rsidRPr="00756074">
              <w:rPr>
                <w:rFonts w:ascii="Times New Roman" w:hAnsi="Times New Roman" w:cs="Times New Roman"/>
                <w:noProof/>
                <w:webHidden/>
                <w:sz w:val="24"/>
                <w:szCs w:val="24"/>
              </w:rPr>
            </w:r>
            <w:r w:rsidRPr="00756074">
              <w:rPr>
                <w:rFonts w:ascii="Times New Roman" w:hAnsi="Times New Roman" w:cs="Times New Roman"/>
                <w:noProof/>
                <w:webHidden/>
                <w:sz w:val="24"/>
                <w:szCs w:val="24"/>
              </w:rPr>
              <w:fldChar w:fldCharType="separate"/>
            </w:r>
            <w:r w:rsidRPr="00756074">
              <w:rPr>
                <w:rFonts w:ascii="Times New Roman" w:hAnsi="Times New Roman" w:cs="Times New Roman"/>
                <w:noProof/>
                <w:webHidden/>
                <w:sz w:val="24"/>
                <w:szCs w:val="24"/>
              </w:rPr>
              <w:t>23</w:t>
            </w:r>
            <w:r w:rsidRPr="00756074">
              <w:rPr>
                <w:rFonts w:ascii="Times New Roman" w:hAnsi="Times New Roman" w:cs="Times New Roman"/>
                <w:noProof/>
                <w:webHidden/>
                <w:sz w:val="24"/>
                <w:szCs w:val="24"/>
              </w:rPr>
              <w:fldChar w:fldCharType="end"/>
            </w:r>
          </w:hyperlink>
        </w:p>
        <w:p w14:paraId="6A74AE40" w14:textId="3B0BA914" w:rsidR="00756074" w:rsidRPr="00756074" w:rsidRDefault="00756074">
          <w:pPr>
            <w:pStyle w:val="TOC3"/>
            <w:tabs>
              <w:tab w:val="right" w:pos="9019"/>
            </w:tabs>
            <w:rPr>
              <w:rFonts w:ascii="Times New Roman" w:eastAsiaTheme="minorEastAsia" w:hAnsi="Times New Roman" w:cs="Times New Roman"/>
              <w:noProof/>
              <w:kern w:val="2"/>
              <w:sz w:val="24"/>
              <w:szCs w:val="24"/>
              <w14:ligatures w14:val="standardContextual"/>
            </w:rPr>
          </w:pPr>
          <w:hyperlink w:anchor="_Toc236420055" w:history="1">
            <w:r w:rsidRPr="00756074">
              <w:rPr>
                <w:rStyle w:val="Hyperlink"/>
                <w:rFonts w:ascii="Times New Roman" w:hAnsi="Times New Roman" w:cs="Times New Roman"/>
                <w:noProof/>
                <w:sz w:val="24"/>
                <w:szCs w:val="24"/>
              </w:rPr>
              <w:t>2.3.2 The Regional Context</w:t>
            </w:r>
            <w:r w:rsidRPr="00756074">
              <w:rPr>
                <w:rFonts w:ascii="Times New Roman" w:hAnsi="Times New Roman" w:cs="Times New Roman"/>
                <w:noProof/>
                <w:webHidden/>
                <w:sz w:val="24"/>
                <w:szCs w:val="24"/>
              </w:rPr>
              <w:tab/>
            </w:r>
            <w:r w:rsidRPr="00756074">
              <w:rPr>
                <w:rFonts w:ascii="Times New Roman" w:hAnsi="Times New Roman" w:cs="Times New Roman"/>
                <w:noProof/>
                <w:webHidden/>
                <w:sz w:val="24"/>
                <w:szCs w:val="24"/>
              </w:rPr>
              <w:fldChar w:fldCharType="begin"/>
            </w:r>
            <w:r w:rsidRPr="00756074">
              <w:rPr>
                <w:rFonts w:ascii="Times New Roman" w:hAnsi="Times New Roman" w:cs="Times New Roman"/>
                <w:noProof/>
                <w:webHidden/>
                <w:sz w:val="24"/>
                <w:szCs w:val="24"/>
              </w:rPr>
              <w:instrText xml:space="preserve"> PAGEREF _Toc236420055 \h </w:instrText>
            </w:r>
            <w:r w:rsidRPr="00756074">
              <w:rPr>
                <w:rFonts w:ascii="Times New Roman" w:hAnsi="Times New Roman" w:cs="Times New Roman"/>
                <w:noProof/>
                <w:webHidden/>
                <w:sz w:val="24"/>
                <w:szCs w:val="24"/>
              </w:rPr>
            </w:r>
            <w:r w:rsidRPr="00756074">
              <w:rPr>
                <w:rFonts w:ascii="Times New Roman" w:hAnsi="Times New Roman" w:cs="Times New Roman"/>
                <w:noProof/>
                <w:webHidden/>
                <w:sz w:val="24"/>
                <w:szCs w:val="24"/>
              </w:rPr>
              <w:fldChar w:fldCharType="separate"/>
            </w:r>
            <w:r w:rsidRPr="00756074">
              <w:rPr>
                <w:rFonts w:ascii="Times New Roman" w:hAnsi="Times New Roman" w:cs="Times New Roman"/>
                <w:noProof/>
                <w:webHidden/>
                <w:sz w:val="24"/>
                <w:szCs w:val="24"/>
              </w:rPr>
              <w:t>27</w:t>
            </w:r>
            <w:r w:rsidRPr="00756074">
              <w:rPr>
                <w:rFonts w:ascii="Times New Roman" w:hAnsi="Times New Roman" w:cs="Times New Roman"/>
                <w:noProof/>
                <w:webHidden/>
                <w:sz w:val="24"/>
                <w:szCs w:val="24"/>
              </w:rPr>
              <w:fldChar w:fldCharType="end"/>
            </w:r>
          </w:hyperlink>
        </w:p>
        <w:p w14:paraId="194DB015" w14:textId="59629E91" w:rsidR="00756074" w:rsidRPr="00756074" w:rsidRDefault="00756074">
          <w:pPr>
            <w:pStyle w:val="TOC3"/>
            <w:tabs>
              <w:tab w:val="right" w:pos="9019"/>
            </w:tabs>
            <w:rPr>
              <w:rFonts w:ascii="Times New Roman" w:eastAsiaTheme="minorEastAsia" w:hAnsi="Times New Roman" w:cs="Times New Roman"/>
              <w:noProof/>
              <w:kern w:val="2"/>
              <w:sz w:val="24"/>
              <w:szCs w:val="24"/>
              <w14:ligatures w14:val="standardContextual"/>
            </w:rPr>
          </w:pPr>
          <w:hyperlink w:anchor="_Toc236420056" w:history="1">
            <w:r w:rsidRPr="00756074">
              <w:rPr>
                <w:rStyle w:val="Hyperlink"/>
                <w:rFonts w:ascii="Times New Roman" w:hAnsi="Times New Roman" w:cs="Times New Roman"/>
                <w:noProof/>
                <w:sz w:val="24"/>
                <w:szCs w:val="24"/>
              </w:rPr>
              <w:t>2.3.3 The Local (Kenyan) Context</w:t>
            </w:r>
            <w:r w:rsidRPr="00756074">
              <w:rPr>
                <w:rFonts w:ascii="Times New Roman" w:hAnsi="Times New Roman" w:cs="Times New Roman"/>
                <w:noProof/>
                <w:webHidden/>
                <w:sz w:val="24"/>
                <w:szCs w:val="24"/>
              </w:rPr>
              <w:tab/>
            </w:r>
            <w:r w:rsidRPr="00756074">
              <w:rPr>
                <w:rFonts w:ascii="Times New Roman" w:hAnsi="Times New Roman" w:cs="Times New Roman"/>
                <w:noProof/>
                <w:webHidden/>
                <w:sz w:val="24"/>
                <w:szCs w:val="24"/>
              </w:rPr>
              <w:fldChar w:fldCharType="begin"/>
            </w:r>
            <w:r w:rsidRPr="00756074">
              <w:rPr>
                <w:rFonts w:ascii="Times New Roman" w:hAnsi="Times New Roman" w:cs="Times New Roman"/>
                <w:noProof/>
                <w:webHidden/>
                <w:sz w:val="24"/>
                <w:szCs w:val="24"/>
              </w:rPr>
              <w:instrText xml:space="preserve"> PAGEREF _Toc236420056 \h </w:instrText>
            </w:r>
            <w:r w:rsidRPr="00756074">
              <w:rPr>
                <w:rFonts w:ascii="Times New Roman" w:hAnsi="Times New Roman" w:cs="Times New Roman"/>
                <w:noProof/>
                <w:webHidden/>
                <w:sz w:val="24"/>
                <w:szCs w:val="24"/>
              </w:rPr>
            </w:r>
            <w:r w:rsidRPr="00756074">
              <w:rPr>
                <w:rFonts w:ascii="Times New Roman" w:hAnsi="Times New Roman" w:cs="Times New Roman"/>
                <w:noProof/>
                <w:webHidden/>
                <w:sz w:val="24"/>
                <w:szCs w:val="24"/>
              </w:rPr>
              <w:fldChar w:fldCharType="separate"/>
            </w:r>
            <w:r w:rsidRPr="00756074">
              <w:rPr>
                <w:rFonts w:ascii="Times New Roman" w:hAnsi="Times New Roman" w:cs="Times New Roman"/>
                <w:noProof/>
                <w:webHidden/>
                <w:sz w:val="24"/>
                <w:szCs w:val="24"/>
              </w:rPr>
              <w:t>29</w:t>
            </w:r>
            <w:r w:rsidRPr="00756074">
              <w:rPr>
                <w:rFonts w:ascii="Times New Roman" w:hAnsi="Times New Roman" w:cs="Times New Roman"/>
                <w:noProof/>
                <w:webHidden/>
                <w:sz w:val="24"/>
                <w:szCs w:val="24"/>
              </w:rPr>
              <w:fldChar w:fldCharType="end"/>
            </w:r>
          </w:hyperlink>
        </w:p>
        <w:p w14:paraId="5468DF82" w14:textId="773271D4" w:rsidR="00756074" w:rsidRPr="00756074" w:rsidRDefault="00756074">
          <w:pPr>
            <w:pStyle w:val="TOC2"/>
            <w:tabs>
              <w:tab w:val="right" w:pos="9019"/>
            </w:tabs>
            <w:rPr>
              <w:rFonts w:ascii="Times New Roman" w:eastAsiaTheme="minorEastAsia" w:hAnsi="Times New Roman" w:cs="Times New Roman"/>
              <w:noProof/>
              <w:kern w:val="2"/>
              <w:sz w:val="24"/>
              <w:szCs w:val="24"/>
              <w14:ligatures w14:val="standardContextual"/>
            </w:rPr>
          </w:pPr>
          <w:hyperlink w:anchor="_Toc236420057" w:history="1">
            <w:r w:rsidRPr="00756074">
              <w:rPr>
                <w:rStyle w:val="Hyperlink"/>
                <w:rFonts w:ascii="Times New Roman" w:hAnsi="Times New Roman" w:cs="Times New Roman"/>
                <w:noProof/>
                <w:sz w:val="24"/>
                <w:szCs w:val="24"/>
              </w:rPr>
              <w:t>2.4 The Uptake of FP among Rural and Marginalised Women</w:t>
            </w:r>
            <w:r w:rsidRPr="00756074">
              <w:rPr>
                <w:rFonts w:ascii="Times New Roman" w:hAnsi="Times New Roman" w:cs="Times New Roman"/>
                <w:noProof/>
                <w:webHidden/>
                <w:sz w:val="24"/>
                <w:szCs w:val="24"/>
              </w:rPr>
              <w:tab/>
            </w:r>
            <w:r w:rsidRPr="00756074">
              <w:rPr>
                <w:rFonts w:ascii="Times New Roman" w:hAnsi="Times New Roman" w:cs="Times New Roman"/>
                <w:noProof/>
                <w:webHidden/>
                <w:sz w:val="24"/>
                <w:szCs w:val="24"/>
              </w:rPr>
              <w:fldChar w:fldCharType="begin"/>
            </w:r>
            <w:r w:rsidRPr="00756074">
              <w:rPr>
                <w:rFonts w:ascii="Times New Roman" w:hAnsi="Times New Roman" w:cs="Times New Roman"/>
                <w:noProof/>
                <w:webHidden/>
                <w:sz w:val="24"/>
                <w:szCs w:val="24"/>
              </w:rPr>
              <w:instrText xml:space="preserve"> PAGEREF _Toc236420057 \h </w:instrText>
            </w:r>
            <w:r w:rsidRPr="00756074">
              <w:rPr>
                <w:rFonts w:ascii="Times New Roman" w:hAnsi="Times New Roman" w:cs="Times New Roman"/>
                <w:noProof/>
                <w:webHidden/>
                <w:sz w:val="24"/>
                <w:szCs w:val="24"/>
              </w:rPr>
            </w:r>
            <w:r w:rsidRPr="00756074">
              <w:rPr>
                <w:rFonts w:ascii="Times New Roman" w:hAnsi="Times New Roman" w:cs="Times New Roman"/>
                <w:noProof/>
                <w:webHidden/>
                <w:sz w:val="24"/>
                <w:szCs w:val="24"/>
              </w:rPr>
              <w:fldChar w:fldCharType="separate"/>
            </w:r>
            <w:r w:rsidRPr="00756074">
              <w:rPr>
                <w:rFonts w:ascii="Times New Roman" w:hAnsi="Times New Roman" w:cs="Times New Roman"/>
                <w:noProof/>
                <w:webHidden/>
                <w:sz w:val="24"/>
                <w:szCs w:val="24"/>
              </w:rPr>
              <w:t>31</w:t>
            </w:r>
            <w:r w:rsidRPr="00756074">
              <w:rPr>
                <w:rFonts w:ascii="Times New Roman" w:hAnsi="Times New Roman" w:cs="Times New Roman"/>
                <w:noProof/>
                <w:webHidden/>
                <w:sz w:val="24"/>
                <w:szCs w:val="24"/>
              </w:rPr>
              <w:fldChar w:fldCharType="end"/>
            </w:r>
          </w:hyperlink>
        </w:p>
        <w:p w14:paraId="56535BD0" w14:textId="43733685" w:rsidR="00756074" w:rsidRPr="00756074" w:rsidRDefault="00756074">
          <w:pPr>
            <w:pStyle w:val="TOC2"/>
            <w:tabs>
              <w:tab w:val="right" w:pos="9019"/>
            </w:tabs>
            <w:rPr>
              <w:rFonts w:ascii="Times New Roman" w:eastAsiaTheme="minorEastAsia" w:hAnsi="Times New Roman" w:cs="Times New Roman"/>
              <w:noProof/>
              <w:kern w:val="2"/>
              <w:sz w:val="24"/>
              <w:szCs w:val="24"/>
              <w14:ligatures w14:val="standardContextual"/>
            </w:rPr>
          </w:pPr>
          <w:hyperlink w:anchor="_Toc236420058" w:history="1">
            <w:r w:rsidRPr="00756074">
              <w:rPr>
                <w:rStyle w:val="Hyperlink"/>
                <w:rFonts w:ascii="Times New Roman" w:hAnsi="Times New Roman" w:cs="Times New Roman"/>
                <w:noProof/>
                <w:sz w:val="24"/>
                <w:szCs w:val="24"/>
              </w:rPr>
              <w:t>2.5 Communication in the Delivery of FP Programs among Rural and Marginalised Women</w:t>
            </w:r>
            <w:r w:rsidRPr="00756074">
              <w:rPr>
                <w:rFonts w:ascii="Times New Roman" w:hAnsi="Times New Roman" w:cs="Times New Roman"/>
                <w:noProof/>
                <w:webHidden/>
                <w:sz w:val="24"/>
                <w:szCs w:val="24"/>
              </w:rPr>
              <w:tab/>
            </w:r>
            <w:r w:rsidRPr="00756074">
              <w:rPr>
                <w:rFonts w:ascii="Times New Roman" w:hAnsi="Times New Roman" w:cs="Times New Roman"/>
                <w:noProof/>
                <w:webHidden/>
                <w:sz w:val="24"/>
                <w:szCs w:val="24"/>
              </w:rPr>
              <w:fldChar w:fldCharType="begin"/>
            </w:r>
            <w:r w:rsidRPr="00756074">
              <w:rPr>
                <w:rFonts w:ascii="Times New Roman" w:hAnsi="Times New Roman" w:cs="Times New Roman"/>
                <w:noProof/>
                <w:webHidden/>
                <w:sz w:val="24"/>
                <w:szCs w:val="24"/>
              </w:rPr>
              <w:instrText xml:space="preserve"> PAGEREF _Toc236420058 \h </w:instrText>
            </w:r>
            <w:r w:rsidRPr="00756074">
              <w:rPr>
                <w:rFonts w:ascii="Times New Roman" w:hAnsi="Times New Roman" w:cs="Times New Roman"/>
                <w:noProof/>
                <w:webHidden/>
                <w:sz w:val="24"/>
                <w:szCs w:val="24"/>
              </w:rPr>
            </w:r>
            <w:r w:rsidRPr="00756074">
              <w:rPr>
                <w:rFonts w:ascii="Times New Roman" w:hAnsi="Times New Roman" w:cs="Times New Roman"/>
                <w:noProof/>
                <w:webHidden/>
                <w:sz w:val="24"/>
                <w:szCs w:val="24"/>
              </w:rPr>
              <w:fldChar w:fldCharType="separate"/>
            </w:r>
            <w:r w:rsidRPr="00756074">
              <w:rPr>
                <w:rFonts w:ascii="Times New Roman" w:hAnsi="Times New Roman" w:cs="Times New Roman"/>
                <w:noProof/>
                <w:webHidden/>
                <w:sz w:val="24"/>
                <w:szCs w:val="24"/>
              </w:rPr>
              <w:t>32</w:t>
            </w:r>
            <w:r w:rsidRPr="00756074">
              <w:rPr>
                <w:rFonts w:ascii="Times New Roman" w:hAnsi="Times New Roman" w:cs="Times New Roman"/>
                <w:noProof/>
                <w:webHidden/>
                <w:sz w:val="24"/>
                <w:szCs w:val="24"/>
              </w:rPr>
              <w:fldChar w:fldCharType="end"/>
            </w:r>
          </w:hyperlink>
        </w:p>
        <w:p w14:paraId="56F60F61" w14:textId="2343AF97" w:rsidR="00756074" w:rsidRPr="00756074" w:rsidRDefault="00756074">
          <w:pPr>
            <w:pStyle w:val="TOC2"/>
            <w:tabs>
              <w:tab w:val="right" w:pos="9019"/>
            </w:tabs>
            <w:rPr>
              <w:rFonts w:ascii="Times New Roman" w:eastAsiaTheme="minorEastAsia" w:hAnsi="Times New Roman" w:cs="Times New Roman"/>
              <w:noProof/>
              <w:kern w:val="2"/>
              <w:sz w:val="24"/>
              <w:szCs w:val="24"/>
              <w14:ligatures w14:val="standardContextual"/>
            </w:rPr>
          </w:pPr>
          <w:hyperlink w:anchor="_Toc236420059" w:history="1">
            <w:r w:rsidRPr="00756074">
              <w:rPr>
                <w:rStyle w:val="Hyperlink"/>
                <w:rFonts w:ascii="Times New Roman" w:hAnsi="Times New Roman" w:cs="Times New Roman"/>
                <w:noProof/>
                <w:sz w:val="24"/>
                <w:szCs w:val="24"/>
              </w:rPr>
              <w:t>2.6 Barriers to Effective Communication of FP Programs among Rural and Marginalised Women</w:t>
            </w:r>
            <w:r w:rsidRPr="00756074">
              <w:rPr>
                <w:rFonts w:ascii="Times New Roman" w:hAnsi="Times New Roman" w:cs="Times New Roman"/>
                <w:noProof/>
                <w:webHidden/>
                <w:sz w:val="24"/>
                <w:szCs w:val="24"/>
              </w:rPr>
              <w:tab/>
            </w:r>
            <w:r w:rsidRPr="00756074">
              <w:rPr>
                <w:rFonts w:ascii="Times New Roman" w:hAnsi="Times New Roman" w:cs="Times New Roman"/>
                <w:noProof/>
                <w:webHidden/>
                <w:sz w:val="24"/>
                <w:szCs w:val="24"/>
              </w:rPr>
              <w:fldChar w:fldCharType="begin"/>
            </w:r>
            <w:r w:rsidRPr="00756074">
              <w:rPr>
                <w:rFonts w:ascii="Times New Roman" w:hAnsi="Times New Roman" w:cs="Times New Roman"/>
                <w:noProof/>
                <w:webHidden/>
                <w:sz w:val="24"/>
                <w:szCs w:val="24"/>
              </w:rPr>
              <w:instrText xml:space="preserve"> PAGEREF _Toc236420059 \h </w:instrText>
            </w:r>
            <w:r w:rsidRPr="00756074">
              <w:rPr>
                <w:rFonts w:ascii="Times New Roman" w:hAnsi="Times New Roman" w:cs="Times New Roman"/>
                <w:noProof/>
                <w:webHidden/>
                <w:sz w:val="24"/>
                <w:szCs w:val="24"/>
              </w:rPr>
            </w:r>
            <w:r w:rsidRPr="00756074">
              <w:rPr>
                <w:rFonts w:ascii="Times New Roman" w:hAnsi="Times New Roman" w:cs="Times New Roman"/>
                <w:noProof/>
                <w:webHidden/>
                <w:sz w:val="24"/>
                <w:szCs w:val="24"/>
              </w:rPr>
              <w:fldChar w:fldCharType="separate"/>
            </w:r>
            <w:r w:rsidRPr="00756074">
              <w:rPr>
                <w:rFonts w:ascii="Times New Roman" w:hAnsi="Times New Roman" w:cs="Times New Roman"/>
                <w:noProof/>
                <w:webHidden/>
                <w:sz w:val="24"/>
                <w:szCs w:val="24"/>
              </w:rPr>
              <w:t>34</w:t>
            </w:r>
            <w:r w:rsidRPr="00756074">
              <w:rPr>
                <w:rFonts w:ascii="Times New Roman" w:hAnsi="Times New Roman" w:cs="Times New Roman"/>
                <w:noProof/>
                <w:webHidden/>
                <w:sz w:val="24"/>
                <w:szCs w:val="24"/>
              </w:rPr>
              <w:fldChar w:fldCharType="end"/>
            </w:r>
          </w:hyperlink>
        </w:p>
        <w:p w14:paraId="38B8EDC1" w14:textId="73A0E14B" w:rsidR="00756074" w:rsidRPr="00756074" w:rsidRDefault="00756074">
          <w:pPr>
            <w:pStyle w:val="TOC2"/>
            <w:tabs>
              <w:tab w:val="right" w:pos="9019"/>
            </w:tabs>
            <w:rPr>
              <w:rFonts w:ascii="Times New Roman" w:eastAsiaTheme="minorEastAsia" w:hAnsi="Times New Roman" w:cs="Times New Roman"/>
              <w:noProof/>
              <w:kern w:val="2"/>
              <w:sz w:val="24"/>
              <w:szCs w:val="24"/>
              <w14:ligatures w14:val="standardContextual"/>
            </w:rPr>
          </w:pPr>
          <w:hyperlink w:anchor="_Toc236420060" w:history="1">
            <w:r w:rsidRPr="00756074">
              <w:rPr>
                <w:rStyle w:val="Hyperlink"/>
                <w:rFonts w:ascii="Times New Roman" w:hAnsi="Times New Roman" w:cs="Times New Roman"/>
                <w:noProof/>
                <w:sz w:val="24"/>
                <w:szCs w:val="24"/>
              </w:rPr>
              <w:t>2.7 Conceptual Framework</w:t>
            </w:r>
            <w:r w:rsidRPr="00756074">
              <w:rPr>
                <w:rFonts w:ascii="Times New Roman" w:hAnsi="Times New Roman" w:cs="Times New Roman"/>
                <w:noProof/>
                <w:webHidden/>
                <w:sz w:val="24"/>
                <w:szCs w:val="24"/>
              </w:rPr>
              <w:tab/>
            </w:r>
            <w:r w:rsidRPr="00756074">
              <w:rPr>
                <w:rFonts w:ascii="Times New Roman" w:hAnsi="Times New Roman" w:cs="Times New Roman"/>
                <w:noProof/>
                <w:webHidden/>
                <w:sz w:val="24"/>
                <w:szCs w:val="24"/>
              </w:rPr>
              <w:fldChar w:fldCharType="begin"/>
            </w:r>
            <w:r w:rsidRPr="00756074">
              <w:rPr>
                <w:rFonts w:ascii="Times New Roman" w:hAnsi="Times New Roman" w:cs="Times New Roman"/>
                <w:noProof/>
                <w:webHidden/>
                <w:sz w:val="24"/>
                <w:szCs w:val="24"/>
              </w:rPr>
              <w:instrText xml:space="preserve"> PAGEREF _Toc236420060 \h </w:instrText>
            </w:r>
            <w:r w:rsidRPr="00756074">
              <w:rPr>
                <w:rFonts w:ascii="Times New Roman" w:hAnsi="Times New Roman" w:cs="Times New Roman"/>
                <w:noProof/>
                <w:webHidden/>
                <w:sz w:val="24"/>
                <w:szCs w:val="24"/>
              </w:rPr>
            </w:r>
            <w:r w:rsidRPr="00756074">
              <w:rPr>
                <w:rFonts w:ascii="Times New Roman" w:hAnsi="Times New Roman" w:cs="Times New Roman"/>
                <w:noProof/>
                <w:webHidden/>
                <w:sz w:val="24"/>
                <w:szCs w:val="24"/>
              </w:rPr>
              <w:fldChar w:fldCharType="separate"/>
            </w:r>
            <w:r w:rsidRPr="00756074">
              <w:rPr>
                <w:rFonts w:ascii="Times New Roman" w:hAnsi="Times New Roman" w:cs="Times New Roman"/>
                <w:noProof/>
                <w:webHidden/>
                <w:sz w:val="24"/>
                <w:szCs w:val="24"/>
              </w:rPr>
              <w:t>36</w:t>
            </w:r>
            <w:r w:rsidRPr="00756074">
              <w:rPr>
                <w:rFonts w:ascii="Times New Roman" w:hAnsi="Times New Roman" w:cs="Times New Roman"/>
                <w:noProof/>
                <w:webHidden/>
                <w:sz w:val="24"/>
                <w:szCs w:val="24"/>
              </w:rPr>
              <w:fldChar w:fldCharType="end"/>
            </w:r>
          </w:hyperlink>
        </w:p>
        <w:p w14:paraId="2985E612" w14:textId="76295068" w:rsidR="00756074" w:rsidRPr="00756074" w:rsidRDefault="00756074">
          <w:pPr>
            <w:pStyle w:val="TOC2"/>
            <w:tabs>
              <w:tab w:val="right" w:pos="9019"/>
            </w:tabs>
            <w:rPr>
              <w:rFonts w:ascii="Times New Roman" w:eastAsiaTheme="minorEastAsia" w:hAnsi="Times New Roman" w:cs="Times New Roman"/>
              <w:noProof/>
              <w:kern w:val="2"/>
              <w:sz w:val="24"/>
              <w:szCs w:val="24"/>
              <w14:ligatures w14:val="standardContextual"/>
            </w:rPr>
          </w:pPr>
          <w:hyperlink w:anchor="_Toc236420061" w:history="1">
            <w:r w:rsidRPr="00756074">
              <w:rPr>
                <w:rStyle w:val="Hyperlink"/>
                <w:rFonts w:ascii="Times New Roman" w:hAnsi="Times New Roman" w:cs="Times New Roman"/>
                <w:noProof/>
                <w:sz w:val="24"/>
                <w:szCs w:val="24"/>
              </w:rPr>
              <w:t>2.8 Summary</w:t>
            </w:r>
            <w:r w:rsidRPr="00756074">
              <w:rPr>
                <w:rFonts w:ascii="Times New Roman" w:hAnsi="Times New Roman" w:cs="Times New Roman"/>
                <w:noProof/>
                <w:webHidden/>
                <w:sz w:val="24"/>
                <w:szCs w:val="24"/>
              </w:rPr>
              <w:tab/>
            </w:r>
            <w:r w:rsidRPr="00756074">
              <w:rPr>
                <w:rFonts w:ascii="Times New Roman" w:hAnsi="Times New Roman" w:cs="Times New Roman"/>
                <w:noProof/>
                <w:webHidden/>
                <w:sz w:val="24"/>
                <w:szCs w:val="24"/>
              </w:rPr>
              <w:fldChar w:fldCharType="begin"/>
            </w:r>
            <w:r w:rsidRPr="00756074">
              <w:rPr>
                <w:rFonts w:ascii="Times New Roman" w:hAnsi="Times New Roman" w:cs="Times New Roman"/>
                <w:noProof/>
                <w:webHidden/>
                <w:sz w:val="24"/>
                <w:szCs w:val="24"/>
              </w:rPr>
              <w:instrText xml:space="preserve"> PAGEREF _Toc236420061 \h </w:instrText>
            </w:r>
            <w:r w:rsidRPr="00756074">
              <w:rPr>
                <w:rFonts w:ascii="Times New Roman" w:hAnsi="Times New Roman" w:cs="Times New Roman"/>
                <w:noProof/>
                <w:webHidden/>
                <w:sz w:val="24"/>
                <w:szCs w:val="24"/>
              </w:rPr>
            </w:r>
            <w:r w:rsidRPr="00756074">
              <w:rPr>
                <w:rFonts w:ascii="Times New Roman" w:hAnsi="Times New Roman" w:cs="Times New Roman"/>
                <w:noProof/>
                <w:webHidden/>
                <w:sz w:val="24"/>
                <w:szCs w:val="24"/>
              </w:rPr>
              <w:fldChar w:fldCharType="separate"/>
            </w:r>
            <w:r w:rsidRPr="00756074">
              <w:rPr>
                <w:rFonts w:ascii="Times New Roman" w:hAnsi="Times New Roman" w:cs="Times New Roman"/>
                <w:noProof/>
                <w:webHidden/>
                <w:sz w:val="24"/>
                <w:szCs w:val="24"/>
              </w:rPr>
              <w:t>37</w:t>
            </w:r>
            <w:r w:rsidRPr="00756074">
              <w:rPr>
                <w:rFonts w:ascii="Times New Roman" w:hAnsi="Times New Roman" w:cs="Times New Roman"/>
                <w:noProof/>
                <w:webHidden/>
                <w:sz w:val="24"/>
                <w:szCs w:val="24"/>
              </w:rPr>
              <w:fldChar w:fldCharType="end"/>
            </w:r>
          </w:hyperlink>
        </w:p>
        <w:p w14:paraId="10D81C08" w14:textId="27EAD50A" w:rsidR="00756074" w:rsidRPr="00756074" w:rsidRDefault="00756074">
          <w:pPr>
            <w:pStyle w:val="TOC1"/>
            <w:tabs>
              <w:tab w:val="right" w:pos="9019"/>
            </w:tabs>
            <w:rPr>
              <w:rFonts w:ascii="Times New Roman" w:eastAsiaTheme="minorEastAsia" w:hAnsi="Times New Roman" w:cs="Times New Roman"/>
              <w:noProof/>
              <w:kern w:val="2"/>
              <w:sz w:val="24"/>
              <w:szCs w:val="24"/>
              <w14:ligatures w14:val="standardContextual"/>
            </w:rPr>
          </w:pPr>
          <w:hyperlink w:anchor="_Toc236420062" w:history="1">
            <w:r w:rsidRPr="00756074">
              <w:rPr>
                <w:rStyle w:val="Hyperlink"/>
                <w:rFonts w:ascii="Times New Roman" w:hAnsi="Times New Roman" w:cs="Times New Roman"/>
                <w:noProof/>
                <w:sz w:val="24"/>
                <w:szCs w:val="24"/>
              </w:rPr>
              <w:t>CHAPTER THREE</w:t>
            </w:r>
            <w:r w:rsidRPr="00756074">
              <w:rPr>
                <w:rFonts w:ascii="Times New Roman" w:hAnsi="Times New Roman" w:cs="Times New Roman"/>
                <w:noProof/>
                <w:webHidden/>
                <w:sz w:val="24"/>
                <w:szCs w:val="24"/>
              </w:rPr>
              <w:tab/>
            </w:r>
            <w:r w:rsidRPr="00756074">
              <w:rPr>
                <w:rFonts w:ascii="Times New Roman" w:hAnsi="Times New Roman" w:cs="Times New Roman"/>
                <w:noProof/>
                <w:webHidden/>
                <w:sz w:val="24"/>
                <w:szCs w:val="24"/>
              </w:rPr>
              <w:fldChar w:fldCharType="begin"/>
            </w:r>
            <w:r w:rsidRPr="00756074">
              <w:rPr>
                <w:rFonts w:ascii="Times New Roman" w:hAnsi="Times New Roman" w:cs="Times New Roman"/>
                <w:noProof/>
                <w:webHidden/>
                <w:sz w:val="24"/>
                <w:szCs w:val="24"/>
              </w:rPr>
              <w:instrText xml:space="preserve"> PAGEREF _Toc236420062 \h </w:instrText>
            </w:r>
            <w:r w:rsidRPr="00756074">
              <w:rPr>
                <w:rFonts w:ascii="Times New Roman" w:hAnsi="Times New Roman" w:cs="Times New Roman"/>
                <w:noProof/>
                <w:webHidden/>
                <w:sz w:val="24"/>
                <w:szCs w:val="24"/>
              </w:rPr>
            </w:r>
            <w:r w:rsidRPr="00756074">
              <w:rPr>
                <w:rFonts w:ascii="Times New Roman" w:hAnsi="Times New Roman" w:cs="Times New Roman"/>
                <w:noProof/>
                <w:webHidden/>
                <w:sz w:val="24"/>
                <w:szCs w:val="24"/>
              </w:rPr>
              <w:fldChar w:fldCharType="separate"/>
            </w:r>
            <w:r w:rsidRPr="00756074">
              <w:rPr>
                <w:rFonts w:ascii="Times New Roman" w:hAnsi="Times New Roman" w:cs="Times New Roman"/>
                <w:noProof/>
                <w:webHidden/>
                <w:sz w:val="24"/>
                <w:szCs w:val="24"/>
              </w:rPr>
              <w:t>39</w:t>
            </w:r>
            <w:r w:rsidRPr="00756074">
              <w:rPr>
                <w:rFonts w:ascii="Times New Roman" w:hAnsi="Times New Roman" w:cs="Times New Roman"/>
                <w:noProof/>
                <w:webHidden/>
                <w:sz w:val="24"/>
                <w:szCs w:val="24"/>
              </w:rPr>
              <w:fldChar w:fldCharType="end"/>
            </w:r>
          </w:hyperlink>
        </w:p>
        <w:p w14:paraId="4DB80A10" w14:textId="2ED20C4C" w:rsidR="00756074" w:rsidRPr="00756074" w:rsidRDefault="00756074">
          <w:pPr>
            <w:pStyle w:val="TOC1"/>
            <w:tabs>
              <w:tab w:val="right" w:pos="9019"/>
            </w:tabs>
            <w:rPr>
              <w:rFonts w:ascii="Times New Roman" w:eastAsiaTheme="minorEastAsia" w:hAnsi="Times New Roman" w:cs="Times New Roman"/>
              <w:noProof/>
              <w:kern w:val="2"/>
              <w:sz w:val="24"/>
              <w:szCs w:val="24"/>
              <w14:ligatures w14:val="standardContextual"/>
            </w:rPr>
          </w:pPr>
          <w:hyperlink w:anchor="_Toc236420063" w:history="1">
            <w:r w:rsidRPr="00756074">
              <w:rPr>
                <w:rStyle w:val="Hyperlink"/>
                <w:rFonts w:ascii="Times New Roman" w:hAnsi="Times New Roman" w:cs="Times New Roman"/>
                <w:noProof/>
                <w:sz w:val="24"/>
                <w:szCs w:val="24"/>
              </w:rPr>
              <w:t>METHODOLOGY</w:t>
            </w:r>
            <w:r w:rsidRPr="00756074">
              <w:rPr>
                <w:rFonts w:ascii="Times New Roman" w:hAnsi="Times New Roman" w:cs="Times New Roman"/>
                <w:noProof/>
                <w:webHidden/>
                <w:sz w:val="24"/>
                <w:szCs w:val="24"/>
              </w:rPr>
              <w:tab/>
            </w:r>
            <w:r w:rsidRPr="00756074">
              <w:rPr>
                <w:rFonts w:ascii="Times New Roman" w:hAnsi="Times New Roman" w:cs="Times New Roman"/>
                <w:noProof/>
                <w:webHidden/>
                <w:sz w:val="24"/>
                <w:szCs w:val="24"/>
              </w:rPr>
              <w:fldChar w:fldCharType="begin"/>
            </w:r>
            <w:r w:rsidRPr="00756074">
              <w:rPr>
                <w:rFonts w:ascii="Times New Roman" w:hAnsi="Times New Roman" w:cs="Times New Roman"/>
                <w:noProof/>
                <w:webHidden/>
                <w:sz w:val="24"/>
                <w:szCs w:val="24"/>
              </w:rPr>
              <w:instrText xml:space="preserve"> PAGEREF _Toc236420063 \h </w:instrText>
            </w:r>
            <w:r w:rsidRPr="00756074">
              <w:rPr>
                <w:rFonts w:ascii="Times New Roman" w:hAnsi="Times New Roman" w:cs="Times New Roman"/>
                <w:noProof/>
                <w:webHidden/>
                <w:sz w:val="24"/>
                <w:szCs w:val="24"/>
              </w:rPr>
            </w:r>
            <w:r w:rsidRPr="00756074">
              <w:rPr>
                <w:rFonts w:ascii="Times New Roman" w:hAnsi="Times New Roman" w:cs="Times New Roman"/>
                <w:noProof/>
                <w:webHidden/>
                <w:sz w:val="24"/>
                <w:szCs w:val="24"/>
              </w:rPr>
              <w:fldChar w:fldCharType="separate"/>
            </w:r>
            <w:r w:rsidRPr="00756074">
              <w:rPr>
                <w:rFonts w:ascii="Times New Roman" w:hAnsi="Times New Roman" w:cs="Times New Roman"/>
                <w:noProof/>
                <w:webHidden/>
                <w:sz w:val="24"/>
                <w:szCs w:val="24"/>
              </w:rPr>
              <w:t>39</w:t>
            </w:r>
            <w:r w:rsidRPr="00756074">
              <w:rPr>
                <w:rFonts w:ascii="Times New Roman" w:hAnsi="Times New Roman" w:cs="Times New Roman"/>
                <w:noProof/>
                <w:webHidden/>
                <w:sz w:val="24"/>
                <w:szCs w:val="24"/>
              </w:rPr>
              <w:fldChar w:fldCharType="end"/>
            </w:r>
          </w:hyperlink>
        </w:p>
        <w:p w14:paraId="2866F9A1" w14:textId="56629B35" w:rsidR="00756074" w:rsidRPr="00756074" w:rsidRDefault="00756074">
          <w:pPr>
            <w:pStyle w:val="TOC2"/>
            <w:tabs>
              <w:tab w:val="right" w:pos="9019"/>
            </w:tabs>
            <w:rPr>
              <w:rFonts w:ascii="Times New Roman" w:eastAsiaTheme="minorEastAsia" w:hAnsi="Times New Roman" w:cs="Times New Roman"/>
              <w:noProof/>
              <w:kern w:val="2"/>
              <w:sz w:val="24"/>
              <w:szCs w:val="24"/>
              <w14:ligatures w14:val="standardContextual"/>
            </w:rPr>
          </w:pPr>
          <w:hyperlink w:anchor="_Toc236420064" w:history="1">
            <w:r w:rsidRPr="00756074">
              <w:rPr>
                <w:rStyle w:val="Hyperlink"/>
                <w:rFonts w:ascii="Times New Roman" w:hAnsi="Times New Roman" w:cs="Times New Roman"/>
                <w:noProof/>
                <w:sz w:val="24"/>
                <w:szCs w:val="24"/>
              </w:rPr>
              <w:t>3.1 Introduction</w:t>
            </w:r>
            <w:r w:rsidRPr="00756074">
              <w:rPr>
                <w:rFonts w:ascii="Times New Roman" w:hAnsi="Times New Roman" w:cs="Times New Roman"/>
                <w:noProof/>
                <w:webHidden/>
                <w:sz w:val="24"/>
                <w:szCs w:val="24"/>
              </w:rPr>
              <w:tab/>
            </w:r>
            <w:r w:rsidRPr="00756074">
              <w:rPr>
                <w:rFonts w:ascii="Times New Roman" w:hAnsi="Times New Roman" w:cs="Times New Roman"/>
                <w:noProof/>
                <w:webHidden/>
                <w:sz w:val="24"/>
                <w:szCs w:val="24"/>
              </w:rPr>
              <w:fldChar w:fldCharType="begin"/>
            </w:r>
            <w:r w:rsidRPr="00756074">
              <w:rPr>
                <w:rFonts w:ascii="Times New Roman" w:hAnsi="Times New Roman" w:cs="Times New Roman"/>
                <w:noProof/>
                <w:webHidden/>
                <w:sz w:val="24"/>
                <w:szCs w:val="24"/>
              </w:rPr>
              <w:instrText xml:space="preserve"> PAGEREF _Toc236420064 \h </w:instrText>
            </w:r>
            <w:r w:rsidRPr="00756074">
              <w:rPr>
                <w:rFonts w:ascii="Times New Roman" w:hAnsi="Times New Roman" w:cs="Times New Roman"/>
                <w:noProof/>
                <w:webHidden/>
                <w:sz w:val="24"/>
                <w:szCs w:val="24"/>
              </w:rPr>
            </w:r>
            <w:r w:rsidRPr="00756074">
              <w:rPr>
                <w:rFonts w:ascii="Times New Roman" w:hAnsi="Times New Roman" w:cs="Times New Roman"/>
                <w:noProof/>
                <w:webHidden/>
                <w:sz w:val="24"/>
                <w:szCs w:val="24"/>
              </w:rPr>
              <w:fldChar w:fldCharType="separate"/>
            </w:r>
            <w:r w:rsidRPr="00756074">
              <w:rPr>
                <w:rFonts w:ascii="Times New Roman" w:hAnsi="Times New Roman" w:cs="Times New Roman"/>
                <w:noProof/>
                <w:webHidden/>
                <w:sz w:val="24"/>
                <w:szCs w:val="24"/>
              </w:rPr>
              <w:t>39</w:t>
            </w:r>
            <w:r w:rsidRPr="00756074">
              <w:rPr>
                <w:rFonts w:ascii="Times New Roman" w:hAnsi="Times New Roman" w:cs="Times New Roman"/>
                <w:noProof/>
                <w:webHidden/>
                <w:sz w:val="24"/>
                <w:szCs w:val="24"/>
              </w:rPr>
              <w:fldChar w:fldCharType="end"/>
            </w:r>
          </w:hyperlink>
        </w:p>
        <w:p w14:paraId="11836BF5" w14:textId="4C729E33" w:rsidR="00756074" w:rsidRPr="00756074" w:rsidRDefault="00756074">
          <w:pPr>
            <w:pStyle w:val="TOC2"/>
            <w:tabs>
              <w:tab w:val="right" w:pos="9019"/>
            </w:tabs>
            <w:rPr>
              <w:rFonts w:ascii="Times New Roman" w:eastAsiaTheme="minorEastAsia" w:hAnsi="Times New Roman" w:cs="Times New Roman"/>
              <w:noProof/>
              <w:kern w:val="2"/>
              <w:sz w:val="24"/>
              <w:szCs w:val="24"/>
              <w14:ligatures w14:val="standardContextual"/>
            </w:rPr>
          </w:pPr>
          <w:hyperlink w:anchor="_Toc236420065" w:history="1">
            <w:r w:rsidRPr="00756074">
              <w:rPr>
                <w:rStyle w:val="Hyperlink"/>
                <w:rFonts w:ascii="Times New Roman" w:hAnsi="Times New Roman" w:cs="Times New Roman"/>
                <w:noProof/>
                <w:sz w:val="24"/>
                <w:szCs w:val="24"/>
              </w:rPr>
              <w:t>3.2 Study Site</w:t>
            </w:r>
            <w:r w:rsidRPr="00756074">
              <w:rPr>
                <w:rFonts w:ascii="Times New Roman" w:hAnsi="Times New Roman" w:cs="Times New Roman"/>
                <w:noProof/>
                <w:webHidden/>
                <w:sz w:val="24"/>
                <w:szCs w:val="24"/>
              </w:rPr>
              <w:tab/>
            </w:r>
            <w:r w:rsidRPr="00756074">
              <w:rPr>
                <w:rFonts w:ascii="Times New Roman" w:hAnsi="Times New Roman" w:cs="Times New Roman"/>
                <w:noProof/>
                <w:webHidden/>
                <w:sz w:val="24"/>
                <w:szCs w:val="24"/>
              </w:rPr>
              <w:fldChar w:fldCharType="begin"/>
            </w:r>
            <w:r w:rsidRPr="00756074">
              <w:rPr>
                <w:rFonts w:ascii="Times New Roman" w:hAnsi="Times New Roman" w:cs="Times New Roman"/>
                <w:noProof/>
                <w:webHidden/>
                <w:sz w:val="24"/>
                <w:szCs w:val="24"/>
              </w:rPr>
              <w:instrText xml:space="preserve"> PAGEREF _Toc236420065 \h </w:instrText>
            </w:r>
            <w:r w:rsidRPr="00756074">
              <w:rPr>
                <w:rFonts w:ascii="Times New Roman" w:hAnsi="Times New Roman" w:cs="Times New Roman"/>
                <w:noProof/>
                <w:webHidden/>
                <w:sz w:val="24"/>
                <w:szCs w:val="24"/>
              </w:rPr>
            </w:r>
            <w:r w:rsidRPr="00756074">
              <w:rPr>
                <w:rFonts w:ascii="Times New Roman" w:hAnsi="Times New Roman" w:cs="Times New Roman"/>
                <w:noProof/>
                <w:webHidden/>
                <w:sz w:val="24"/>
                <w:szCs w:val="24"/>
              </w:rPr>
              <w:fldChar w:fldCharType="separate"/>
            </w:r>
            <w:r w:rsidRPr="00756074">
              <w:rPr>
                <w:rFonts w:ascii="Times New Roman" w:hAnsi="Times New Roman" w:cs="Times New Roman"/>
                <w:noProof/>
                <w:webHidden/>
                <w:sz w:val="24"/>
                <w:szCs w:val="24"/>
              </w:rPr>
              <w:t>39</w:t>
            </w:r>
            <w:r w:rsidRPr="00756074">
              <w:rPr>
                <w:rFonts w:ascii="Times New Roman" w:hAnsi="Times New Roman" w:cs="Times New Roman"/>
                <w:noProof/>
                <w:webHidden/>
                <w:sz w:val="24"/>
                <w:szCs w:val="24"/>
              </w:rPr>
              <w:fldChar w:fldCharType="end"/>
            </w:r>
          </w:hyperlink>
        </w:p>
        <w:p w14:paraId="79D16101" w14:textId="05B91B3C" w:rsidR="00756074" w:rsidRPr="00756074" w:rsidRDefault="00756074">
          <w:pPr>
            <w:pStyle w:val="TOC2"/>
            <w:tabs>
              <w:tab w:val="right" w:pos="9019"/>
            </w:tabs>
            <w:rPr>
              <w:rFonts w:ascii="Times New Roman" w:eastAsiaTheme="minorEastAsia" w:hAnsi="Times New Roman" w:cs="Times New Roman"/>
              <w:noProof/>
              <w:kern w:val="2"/>
              <w:sz w:val="24"/>
              <w:szCs w:val="24"/>
              <w14:ligatures w14:val="standardContextual"/>
            </w:rPr>
          </w:pPr>
          <w:hyperlink w:anchor="_Toc236420066" w:history="1">
            <w:r w:rsidRPr="00756074">
              <w:rPr>
                <w:rStyle w:val="Hyperlink"/>
                <w:rFonts w:ascii="Times New Roman" w:hAnsi="Times New Roman" w:cs="Times New Roman"/>
                <w:noProof/>
                <w:sz w:val="24"/>
                <w:szCs w:val="24"/>
              </w:rPr>
              <w:t>3.3 Study design</w:t>
            </w:r>
            <w:r w:rsidRPr="00756074">
              <w:rPr>
                <w:rFonts w:ascii="Times New Roman" w:hAnsi="Times New Roman" w:cs="Times New Roman"/>
                <w:noProof/>
                <w:webHidden/>
                <w:sz w:val="24"/>
                <w:szCs w:val="24"/>
              </w:rPr>
              <w:tab/>
            </w:r>
            <w:r w:rsidRPr="00756074">
              <w:rPr>
                <w:rFonts w:ascii="Times New Roman" w:hAnsi="Times New Roman" w:cs="Times New Roman"/>
                <w:noProof/>
                <w:webHidden/>
                <w:sz w:val="24"/>
                <w:szCs w:val="24"/>
              </w:rPr>
              <w:fldChar w:fldCharType="begin"/>
            </w:r>
            <w:r w:rsidRPr="00756074">
              <w:rPr>
                <w:rFonts w:ascii="Times New Roman" w:hAnsi="Times New Roman" w:cs="Times New Roman"/>
                <w:noProof/>
                <w:webHidden/>
                <w:sz w:val="24"/>
                <w:szCs w:val="24"/>
              </w:rPr>
              <w:instrText xml:space="preserve"> PAGEREF _Toc236420066 \h </w:instrText>
            </w:r>
            <w:r w:rsidRPr="00756074">
              <w:rPr>
                <w:rFonts w:ascii="Times New Roman" w:hAnsi="Times New Roman" w:cs="Times New Roman"/>
                <w:noProof/>
                <w:webHidden/>
                <w:sz w:val="24"/>
                <w:szCs w:val="24"/>
              </w:rPr>
            </w:r>
            <w:r w:rsidRPr="00756074">
              <w:rPr>
                <w:rFonts w:ascii="Times New Roman" w:hAnsi="Times New Roman" w:cs="Times New Roman"/>
                <w:noProof/>
                <w:webHidden/>
                <w:sz w:val="24"/>
                <w:szCs w:val="24"/>
              </w:rPr>
              <w:fldChar w:fldCharType="separate"/>
            </w:r>
            <w:r w:rsidRPr="00756074">
              <w:rPr>
                <w:rFonts w:ascii="Times New Roman" w:hAnsi="Times New Roman" w:cs="Times New Roman"/>
                <w:noProof/>
                <w:webHidden/>
                <w:sz w:val="24"/>
                <w:szCs w:val="24"/>
              </w:rPr>
              <w:t>40</w:t>
            </w:r>
            <w:r w:rsidRPr="00756074">
              <w:rPr>
                <w:rFonts w:ascii="Times New Roman" w:hAnsi="Times New Roman" w:cs="Times New Roman"/>
                <w:noProof/>
                <w:webHidden/>
                <w:sz w:val="24"/>
                <w:szCs w:val="24"/>
              </w:rPr>
              <w:fldChar w:fldCharType="end"/>
            </w:r>
          </w:hyperlink>
        </w:p>
        <w:p w14:paraId="70835CBF" w14:textId="760B1488" w:rsidR="00756074" w:rsidRPr="00756074" w:rsidRDefault="00756074">
          <w:pPr>
            <w:pStyle w:val="TOC2"/>
            <w:tabs>
              <w:tab w:val="right" w:pos="9019"/>
            </w:tabs>
            <w:rPr>
              <w:rFonts w:ascii="Times New Roman" w:eastAsiaTheme="minorEastAsia" w:hAnsi="Times New Roman" w:cs="Times New Roman"/>
              <w:noProof/>
              <w:kern w:val="2"/>
              <w:sz w:val="24"/>
              <w:szCs w:val="24"/>
              <w14:ligatures w14:val="standardContextual"/>
            </w:rPr>
          </w:pPr>
          <w:hyperlink w:anchor="_Toc236420067" w:history="1">
            <w:r w:rsidRPr="00756074">
              <w:rPr>
                <w:rStyle w:val="Hyperlink"/>
                <w:rFonts w:ascii="Times New Roman" w:hAnsi="Times New Roman" w:cs="Times New Roman"/>
                <w:noProof/>
                <w:sz w:val="24"/>
                <w:szCs w:val="24"/>
              </w:rPr>
              <w:t>3.4 Target Population</w:t>
            </w:r>
            <w:r w:rsidRPr="00756074">
              <w:rPr>
                <w:rFonts w:ascii="Times New Roman" w:hAnsi="Times New Roman" w:cs="Times New Roman"/>
                <w:noProof/>
                <w:webHidden/>
                <w:sz w:val="24"/>
                <w:szCs w:val="24"/>
              </w:rPr>
              <w:tab/>
            </w:r>
            <w:r w:rsidRPr="00756074">
              <w:rPr>
                <w:rFonts w:ascii="Times New Roman" w:hAnsi="Times New Roman" w:cs="Times New Roman"/>
                <w:noProof/>
                <w:webHidden/>
                <w:sz w:val="24"/>
                <w:szCs w:val="24"/>
              </w:rPr>
              <w:fldChar w:fldCharType="begin"/>
            </w:r>
            <w:r w:rsidRPr="00756074">
              <w:rPr>
                <w:rFonts w:ascii="Times New Roman" w:hAnsi="Times New Roman" w:cs="Times New Roman"/>
                <w:noProof/>
                <w:webHidden/>
                <w:sz w:val="24"/>
                <w:szCs w:val="24"/>
              </w:rPr>
              <w:instrText xml:space="preserve"> PAGEREF _Toc236420067 \h </w:instrText>
            </w:r>
            <w:r w:rsidRPr="00756074">
              <w:rPr>
                <w:rFonts w:ascii="Times New Roman" w:hAnsi="Times New Roman" w:cs="Times New Roman"/>
                <w:noProof/>
                <w:webHidden/>
                <w:sz w:val="24"/>
                <w:szCs w:val="24"/>
              </w:rPr>
            </w:r>
            <w:r w:rsidRPr="00756074">
              <w:rPr>
                <w:rFonts w:ascii="Times New Roman" w:hAnsi="Times New Roman" w:cs="Times New Roman"/>
                <w:noProof/>
                <w:webHidden/>
                <w:sz w:val="24"/>
                <w:szCs w:val="24"/>
              </w:rPr>
              <w:fldChar w:fldCharType="separate"/>
            </w:r>
            <w:r w:rsidRPr="00756074">
              <w:rPr>
                <w:rFonts w:ascii="Times New Roman" w:hAnsi="Times New Roman" w:cs="Times New Roman"/>
                <w:noProof/>
                <w:webHidden/>
                <w:sz w:val="24"/>
                <w:szCs w:val="24"/>
              </w:rPr>
              <w:t>40</w:t>
            </w:r>
            <w:r w:rsidRPr="00756074">
              <w:rPr>
                <w:rFonts w:ascii="Times New Roman" w:hAnsi="Times New Roman" w:cs="Times New Roman"/>
                <w:noProof/>
                <w:webHidden/>
                <w:sz w:val="24"/>
                <w:szCs w:val="24"/>
              </w:rPr>
              <w:fldChar w:fldCharType="end"/>
            </w:r>
          </w:hyperlink>
        </w:p>
        <w:p w14:paraId="7A89EF1D" w14:textId="30414487" w:rsidR="00756074" w:rsidRPr="00756074" w:rsidRDefault="00756074">
          <w:pPr>
            <w:pStyle w:val="TOC2"/>
            <w:tabs>
              <w:tab w:val="right" w:pos="9019"/>
            </w:tabs>
            <w:rPr>
              <w:rFonts w:ascii="Times New Roman" w:eastAsiaTheme="minorEastAsia" w:hAnsi="Times New Roman" w:cs="Times New Roman"/>
              <w:noProof/>
              <w:kern w:val="2"/>
              <w:sz w:val="24"/>
              <w:szCs w:val="24"/>
              <w14:ligatures w14:val="standardContextual"/>
            </w:rPr>
          </w:pPr>
          <w:hyperlink w:anchor="_Toc236420068" w:history="1">
            <w:r w:rsidRPr="00756074">
              <w:rPr>
                <w:rStyle w:val="Hyperlink"/>
                <w:rFonts w:ascii="Times New Roman" w:hAnsi="Times New Roman" w:cs="Times New Roman"/>
                <w:noProof/>
                <w:sz w:val="24"/>
                <w:szCs w:val="24"/>
              </w:rPr>
              <w:t>3.5 Sample Size</w:t>
            </w:r>
            <w:r w:rsidRPr="00756074">
              <w:rPr>
                <w:rFonts w:ascii="Times New Roman" w:hAnsi="Times New Roman" w:cs="Times New Roman"/>
                <w:noProof/>
                <w:webHidden/>
                <w:sz w:val="24"/>
                <w:szCs w:val="24"/>
              </w:rPr>
              <w:tab/>
            </w:r>
            <w:r w:rsidRPr="00756074">
              <w:rPr>
                <w:rFonts w:ascii="Times New Roman" w:hAnsi="Times New Roman" w:cs="Times New Roman"/>
                <w:noProof/>
                <w:webHidden/>
                <w:sz w:val="24"/>
                <w:szCs w:val="24"/>
              </w:rPr>
              <w:fldChar w:fldCharType="begin"/>
            </w:r>
            <w:r w:rsidRPr="00756074">
              <w:rPr>
                <w:rFonts w:ascii="Times New Roman" w:hAnsi="Times New Roman" w:cs="Times New Roman"/>
                <w:noProof/>
                <w:webHidden/>
                <w:sz w:val="24"/>
                <w:szCs w:val="24"/>
              </w:rPr>
              <w:instrText xml:space="preserve"> PAGEREF _Toc236420068 \h </w:instrText>
            </w:r>
            <w:r w:rsidRPr="00756074">
              <w:rPr>
                <w:rFonts w:ascii="Times New Roman" w:hAnsi="Times New Roman" w:cs="Times New Roman"/>
                <w:noProof/>
                <w:webHidden/>
                <w:sz w:val="24"/>
                <w:szCs w:val="24"/>
              </w:rPr>
            </w:r>
            <w:r w:rsidRPr="00756074">
              <w:rPr>
                <w:rFonts w:ascii="Times New Roman" w:hAnsi="Times New Roman" w:cs="Times New Roman"/>
                <w:noProof/>
                <w:webHidden/>
                <w:sz w:val="24"/>
                <w:szCs w:val="24"/>
              </w:rPr>
              <w:fldChar w:fldCharType="separate"/>
            </w:r>
            <w:r w:rsidRPr="00756074">
              <w:rPr>
                <w:rFonts w:ascii="Times New Roman" w:hAnsi="Times New Roman" w:cs="Times New Roman"/>
                <w:noProof/>
                <w:webHidden/>
                <w:sz w:val="24"/>
                <w:szCs w:val="24"/>
              </w:rPr>
              <w:t>41</w:t>
            </w:r>
            <w:r w:rsidRPr="00756074">
              <w:rPr>
                <w:rFonts w:ascii="Times New Roman" w:hAnsi="Times New Roman" w:cs="Times New Roman"/>
                <w:noProof/>
                <w:webHidden/>
                <w:sz w:val="24"/>
                <w:szCs w:val="24"/>
              </w:rPr>
              <w:fldChar w:fldCharType="end"/>
            </w:r>
          </w:hyperlink>
        </w:p>
        <w:p w14:paraId="18A722C0" w14:textId="2BB78DA2" w:rsidR="00756074" w:rsidRPr="00756074" w:rsidRDefault="00756074">
          <w:pPr>
            <w:pStyle w:val="TOC2"/>
            <w:tabs>
              <w:tab w:val="right" w:pos="9019"/>
            </w:tabs>
            <w:rPr>
              <w:rFonts w:ascii="Times New Roman" w:eastAsiaTheme="minorEastAsia" w:hAnsi="Times New Roman" w:cs="Times New Roman"/>
              <w:noProof/>
              <w:kern w:val="2"/>
              <w:sz w:val="24"/>
              <w:szCs w:val="24"/>
              <w14:ligatures w14:val="standardContextual"/>
            </w:rPr>
          </w:pPr>
          <w:hyperlink w:anchor="_Toc236420069" w:history="1">
            <w:r w:rsidRPr="00756074">
              <w:rPr>
                <w:rStyle w:val="Hyperlink"/>
                <w:rFonts w:ascii="Times New Roman" w:hAnsi="Times New Roman" w:cs="Times New Roman"/>
                <w:noProof/>
                <w:sz w:val="24"/>
                <w:szCs w:val="24"/>
              </w:rPr>
              <w:t>3.6 Inclusion criteria</w:t>
            </w:r>
            <w:r w:rsidRPr="00756074">
              <w:rPr>
                <w:rFonts w:ascii="Times New Roman" w:hAnsi="Times New Roman" w:cs="Times New Roman"/>
                <w:noProof/>
                <w:webHidden/>
                <w:sz w:val="24"/>
                <w:szCs w:val="24"/>
              </w:rPr>
              <w:tab/>
            </w:r>
            <w:r w:rsidRPr="00756074">
              <w:rPr>
                <w:rFonts w:ascii="Times New Roman" w:hAnsi="Times New Roman" w:cs="Times New Roman"/>
                <w:noProof/>
                <w:webHidden/>
                <w:sz w:val="24"/>
                <w:szCs w:val="24"/>
              </w:rPr>
              <w:fldChar w:fldCharType="begin"/>
            </w:r>
            <w:r w:rsidRPr="00756074">
              <w:rPr>
                <w:rFonts w:ascii="Times New Roman" w:hAnsi="Times New Roman" w:cs="Times New Roman"/>
                <w:noProof/>
                <w:webHidden/>
                <w:sz w:val="24"/>
                <w:szCs w:val="24"/>
              </w:rPr>
              <w:instrText xml:space="preserve"> PAGEREF _Toc236420069 \h </w:instrText>
            </w:r>
            <w:r w:rsidRPr="00756074">
              <w:rPr>
                <w:rFonts w:ascii="Times New Roman" w:hAnsi="Times New Roman" w:cs="Times New Roman"/>
                <w:noProof/>
                <w:webHidden/>
                <w:sz w:val="24"/>
                <w:szCs w:val="24"/>
              </w:rPr>
            </w:r>
            <w:r w:rsidRPr="00756074">
              <w:rPr>
                <w:rFonts w:ascii="Times New Roman" w:hAnsi="Times New Roman" w:cs="Times New Roman"/>
                <w:noProof/>
                <w:webHidden/>
                <w:sz w:val="24"/>
                <w:szCs w:val="24"/>
              </w:rPr>
              <w:fldChar w:fldCharType="separate"/>
            </w:r>
            <w:r w:rsidRPr="00756074">
              <w:rPr>
                <w:rFonts w:ascii="Times New Roman" w:hAnsi="Times New Roman" w:cs="Times New Roman"/>
                <w:noProof/>
                <w:webHidden/>
                <w:sz w:val="24"/>
                <w:szCs w:val="24"/>
              </w:rPr>
              <w:t>43</w:t>
            </w:r>
            <w:r w:rsidRPr="00756074">
              <w:rPr>
                <w:rFonts w:ascii="Times New Roman" w:hAnsi="Times New Roman" w:cs="Times New Roman"/>
                <w:noProof/>
                <w:webHidden/>
                <w:sz w:val="24"/>
                <w:szCs w:val="24"/>
              </w:rPr>
              <w:fldChar w:fldCharType="end"/>
            </w:r>
          </w:hyperlink>
        </w:p>
        <w:p w14:paraId="5EECD2ED" w14:textId="7EACC5BE" w:rsidR="00756074" w:rsidRPr="00756074" w:rsidRDefault="00756074">
          <w:pPr>
            <w:pStyle w:val="TOC2"/>
            <w:tabs>
              <w:tab w:val="right" w:pos="9019"/>
            </w:tabs>
            <w:rPr>
              <w:rFonts w:ascii="Times New Roman" w:eastAsiaTheme="minorEastAsia" w:hAnsi="Times New Roman" w:cs="Times New Roman"/>
              <w:noProof/>
              <w:kern w:val="2"/>
              <w:sz w:val="24"/>
              <w:szCs w:val="24"/>
              <w14:ligatures w14:val="standardContextual"/>
            </w:rPr>
          </w:pPr>
          <w:hyperlink w:anchor="_Toc236420070" w:history="1">
            <w:r w:rsidRPr="00756074">
              <w:rPr>
                <w:rStyle w:val="Hyperlink"/>
                <w:rFonts w:ascii="Times New Roman" w:hAnsi="Times New Roman" w:cs="Times New Roman"/>
                <w:noProof/>
                <w:sz w:val="24"/>
                <w:szCs w:val="24"/>
              </w:rPr>
              <w:t>3.7 Exclusion criteria</w:t>
            </w:r>
            <w:r w:rsidRPr="00756074">
              <w:rPr>
                <w:rFonts w:ascii="Times New Roman" w:hAnsi="Times New Roman" w:cs="Times New Roman"/>
                <w:noProof/>
                <w:webHidden/>
                <w:sz w:val="24"/>
                <w:szCs w:val="24"/>
              </w:rPr>
              <w:tab/>
            </w:r>
            <w:r w:rsidRPr="00756074">
              <w:rPr>
                <w:rFonts w:ascii="Times New Roman" w:hAnsi="Times New Roman" w:cs="Times New Roman"/>
                <w:noProof/>
                <w:webHidden/>
                <w:sz w:val="24"/>
                <w:szCs w:val="24"/>
              </w:rPr>
              <w:fldChar w:fldCharType="begin"/>
            </w:r>
            <w:r w:rsidRPr="00756074">
              <w:rPr>
                <w:rFonts w:ascii="Times New Roman" w:hAnsi="Times New Roman" w:cs="Times New Roman"/>
                <w:noProof/>
                <w:webHidden/>
                <w:sz w:val="24"/>
                <w:szCs w:val="24"/>
              </w:rPr>
              <w:instrText xml:space="preserve"> PAGEREF _Toc236420070 \h </w:instrText>
            </w:r>
            <w:r w:rsidRPr="00756074">
              <w:rPr>
                <w:rFonts w:ascii="Times New Roman" w:hAnsi="Times New Roman" w:cs="Times New Roman"/>
                <w:noProof/>
                <w:webHidden/>
                <w:sz w:val="24"/>
                <w:szCs w:val="24"/>
              </w:rPr>
            </w:r>
            <w:r w:rsidRPr="00756074">
              <w:rPr>
                <w:rFonts w:ascii="Times New Roman" w:hAnsi="Times New Roman" w:cs="Times New Roman"/>
                <w:noProof/>
                <w:webHidden/>
                <w:sz w:val="24"/>
                <w:szCs w:val="24"/>
              </w:rPr>
              <w:fldChar w:fldCharType="separate"/>
            </w:r>
            <w:r w:rsidRPr="00756074">
              <w:rPr>
                <w:rFonts w:ascii="Times New Roman" w:hAnsi="Times New Roman" w:cs="Times New Roman"/>
                <w:noProof/>
                <w:webHidden/>
                <w:sz w:val="24"/>
                <w:szCs w:val="24"/>
              </w:rPr>
              <w:t>43</w:t>
            </w:r>
            <w:r w:rsidRPr="00756074">
              <w:rPr>
                <w:rFonts w:ascii="Times New Roman" w:hAnsi="Times New Roman" w:cs="Times New Roman"/>
                <w:noProof/>
                <w:webHidden/>
                <w:sz w:val="24"/>
                <w:szCs w:val="24"/>
              </w:rPr>
              <w:fldChar w:fldCharType="end"/>
            </w:r>
          </w:hyperlink>
        </w:p>
        <w:p w14:paraId="3E64AA43" w14:textId="200BBB32" w:rsidR="00756074" w:rsidRPr="00756074" w:rsidRDefault="00756074">
          <w:pPr>
            <w:pStyle w:val="TOC2"/>
            <w:tabs>
              <w:tab w:val="right" w:pos="9019"/>
            </w:tabs>
            <w:rPr>
              <w:rFonts w:ascii="Times New Roman" w:eastAsiaTheme="minorEastAsia" w:hAnsi="Times New Roman" w:cs="Times New Roman"/>
              <w:noProof/>
              <w:kern w:val="2"/>
              <w:sz w:val="24"/>
              <w:szCs w:val="24"/>
              <w14:ligatures w14:val="standardContextual"/>
            </w:rPr>
          </w:pPr>
          <w:hyperlink w:anchor="_Toc236420071" w:history="1">
            <w:r w:rsidRPr="00756074">
              <w:rPr>
                <w:rStyle w:val="Hyperlink"/>
                <w:rFonts w:ascii="Times New Roman" w:hAnsi="Times New Roman" w:cs="Times New Roman"/>
                <w:noProof/>
                <w:sz w:val="24"/>
                <w:szCs w:val="24"/>
              </w:rPr>
              <w:t>3.8 Sampling Procedures</w:t>
            </w:r>
            <w:r w:rsidRPr="00756074">
              <w:rPr>
                <w:rFonts w:ascii="Times New Roman" w:hAnsi="Times New Roman" w:cs="Times New Roman"/>
                <w:noProof/>
                <w:webHidden/>
                <w:sz w:val="24"/>
                <w:szCs w:val="24"/>
              </w:rPr>
              <w:tab/>
            </w:r>
            <w:r w:rsidRPr="00756074">
              <w:rPr>
                <w:rFonts w:ascii="Times New Roman" w:hAnsi="Times New Roman" w:cs="Times New Roman"/>
                <w:noProof/>
                <w:webHidden/>
                <w:sz w:val="24"/>
                <w:szCs w:val="24"/>
              </w:rPr>
              <w:fldChar w:fldCharType="begin"/>
            </w:r>
            <w:r w:rsidRPr="00756074">
              <w:rPr>
                <w:rFonts w:ascii="Times New Roman" w:hAnsi="Times New Roman" w:cs="Times New Roman"/>
                <w:noProof/>
                <w:webHidden/>
                <w:sz w:val="24"/>
                <w:szCs w:val="24"/>
              </w:rPr>
              <w:instrText xml:space="preserve"> PAGEREF _Toc236420071 \h </w:instrText>
            </w:r>
            <w:r w:rsidRPr="00756074">
              <w:rPr>
                <w:rFonts w:ascii="Times New Roman" w:hAnsi="Times New Roman" w:cs="Times New Roman"/>
                <w:noProof/>
                <w:webHidden/>
                <w:sz w:val="24"/>
                <w:szCs w:val="24"/>
              </w:rPr>
            </w:r>
            <w:r w:rsidRPr="00756074">
              <w:rPr>
                <w:rFonts w:ascii="Times New Roman" w:hAnsi="Times New Roman" w:cs="Times New Roman"/>
                <w:noProof/>
                <w:webHidden/>
                <w:sz w:val="24"/>
                <w:szCs w:val="24"/>
              </w:rPr>
              <w:fldChar w:fldCharType="separate"/>
            </w:r>
            <w:r w:rsidRPr="00756074">
              <w:rPr>
                <w:rFonts w:ascii="Times New Roman" w:hAnsi="Times New Roman" w:cs="Times New Roman"/>
                <w:noProof/>
                <w:webHidden/>
                <w:sz w:val="24"/>
                <w:szCs w:val="24"/>
              </w:rPr>
              <w:t>43</w:t>
            </w:r>
            <w:r w:rsidRPr="00756074">
              <w:rPr>
                <w:rFonts w:ascii="Times New Roman" w:hAnsi="Times New Roman" w:cs="Times New Roman"/>
                <w:noProof/>
                <w:webHidden/>
                <w:sz w:val="24"/>
                <w:szCs w:val="24"/>
              </w:rPr>
              <w:fldChar w:fldCharType="end"/>
            </w:r>
          </w:hyperlink>
        </w:p>
        <w:p w14:paraId="36E48FDA" w14:textId="49B811B9" w:rsidR="00756074" w:rsidRPr="00756074" w:rsidRDefault="00756074">
          <w:pPr>
            <w:pStyle w:val="TOC2"/>
            <w:tabs>
              <w:tab w:val="right" w:pos="9019"/>
            </w:tabs>
            <w:rPr>
              <w:rFonts w:ascii="Times New Roman" w:eastAsiaTheme="minorEastAsia" w:hAnsi="Times New Roman" w:cs="Times New Roman"/>
              <w:noProof/>
              <w:kern w:val="2"/>
              <w:sz w:val="24"/>
              <w:szCs w:val="24"/>
              <w14:ligatures w14:val="standardContextual"/>
            </w:rPr>
          </w:pPr>
          <w:hyperlink w:anchor="_Toc236420072" w:history="1">
            <w:r w:rsidRPr="00756074">
              <w:rPr>
                <w:rStyle w:val="Hyperlink"/>
                <w:rFonts w:ascii="Times New Roman" w:hAnsi="Times New Roman" w:cs="Times New Roman"/>
                <w:noProof/>
                <w:sz w:val="24"/>
                <w:szCs w:val="24"/>
              </w:rPr>
              <w:t>3.9 Data collection procedures</w:t>
            </w:r>
            <w:r w:rsidRPr="00756074">
              <w:rPr>
                <w:rFonts w:ascii="Times New Roman" w:hAnsi="Times New Roman" w:cs="Times New Roman"/>
                <w:noProof/>
                <w:webHidden/>
                <w:sz w:val="24"/>
                <w:szCs w:val="24"/>
              </w:rPr>
              <w:tab/>
            </w:r>
            <w:r w:rsidRPr="00756074">
              <w:rPr>
                <w:rFonts w:ascii="Times New Roman" w:hAnsi="Times New Roman" w:cs="Times New Roman"/>
                <w:noProof/>
                <w:webHidden/>
                <w:sz w:val="24"/>
                <w:szCs w:val="24"/>
              </w:rPr>
              <w:fldChar w:fldCharType="begin"/>
            </w:r>
            <w:r w:rsidRPr="00756074">
              <w:rPr>
                <w:rFonts w:ascii="Times New Roman" w:hAnsi="Times New Roman" w:cs="Times New Roman"/>
                <w:noProof/>
                <w:webHidden/>
                <w:sz w:val="24"/>
                <w:szCs w:val="24"/>
              </w:rPr>
              <w:instrText xml:space="preserve"> PAGEREF _Toc236420072 \h </w:instrText>
            </w:r>
            <w:r w:rsidRPr="00756074">
              <w:rPr>
                <w:rFonts w:ascii="Times New Roman" w:hAnsi="Times New Roman" w:cs="Times New Roman"/>
                <w:noProof/>
                <w:webHidden/>
                <w:sz w:val="24"/>
                <w:szCs w:val="24"/>
              </w:rPr>
            </w:r>
            <w:r w:rsidRPr="00756074">
              <w:rPr>
                <w:rFonts w:ascii="Times New Roman" w:hAnsi="Times New Roman" w:cs="Times New Roman"/>
                <w:noProof/>
                <w:webHidden/>
                <w:sz w:val="24"/>
                <w:szCs w:val="24"/>
              </w:rPr>
              <w:fldChar w:fldCharType="separate"/>
            </w:r>
            <w:r w:rsidRPr="00756074">
              <w:rPr>
                <w:rFonts w:ascii="Times New Roman" w:hAnsi="Times New Roman" w:cs="Times New Roman"/>
                <w:noProof/>
                <w:webHidden/>
                <w:sz w:val="24"/>
                <w:szCs w:val="24"/>
              </w:rPr>
              <w:t>44</w:t>
            </w:r>
            <w:r w:rsidRPr="00756074">
              <w:rPr>
                <w:rFonts w:ascii="Times New Roman" w:hAnsi="Times New Roman" w:cs="Times New Roman"/>
                <w:noProof/>
                <w:webHidden/>
                <w:sz w:val="24"/>
                <w:szCs w:val="24"/>
              </w:rPr>
              <w:fldChar w:fldCharType="end"/>
            </w:r>
          </w:hyperlink>
        </w:p>
        <w:p w14:paraId="796F6AEB" w14:textId="725D2D4A" w:rsidR="00756074" w:rsidRPr="00756074" w:rsidRDefault="00756074">
          <w:pPr>
            <w:pStyle w:val="TOC2"/>
            <w:tabs>
              <w:tab w:val="right" w:pos="9019"/>
            </w:tabs>
            <w:rPr>
              <w:rFonts w:ascii="Times New Roman" w:eastAsiaTheme="minorEastAsia" w:hAnsi="Times New Roman" w:cs="Times New Roman"/>
              <w:noProof/>
              <w:kern w:val="2"/>
              <w:sz w:val="24"/>
              <w:szCs w:val="24"/>
              <w14:ligatures w14:val="standardContextual"/>
            </w:rPr>
          </w:pPr>
          <w:hyperlink w:anchor="_Toc236420073" w:history="1">
            <w:r w:rsidRPr="00756074">
              <w:rPr>
                <w:rStyle w:val="Hyperlink"/>
                <w:rFonts w:ascii="Times New Roman" w:hAnsi="Times New Roman" w:cs="Times New Roman"/>
                <w:noProof/>
                <w:sz w:val="24"/>
                <w:szCs w:val="24"/>
              </w:rPr>
              <w:t>3.10 Data analysis procedures</w:t>
            </w:r>
            <w:r w:rsidRPr="00756074">
              <w:rPr>
                <w:rFonts w:ascii="Times New Roman" w:hAnsi="Times New Roman" w:cs="Times New Roman"/>
                <w:noProof/>
                <w:webHidden/>
                <w:sz w:val="24"/>
                <w:szCs w:val="24"/>
              </w:rPr>
              <w:tab/>
            </w:r>
            <w:r w:rsidRPr="00756074">
              <w:rPr>
                <w:rFonts w:ascii="Times New Roman" w:hAnsi="Times New Roman" w:cs="Times New Roman"/>
                <w:noProof/>
                <w:webHidden/>
                <w:sz w:val="24"/>
                <w:szCs w:val="24"/>
              </w:rPr>
              <w:fldChar w:fldCharType="begin"/>
            </w:r>
            <w:r w:rsidRPr="00756074">
              <w:rPr>
                <w:rFonts w:ascii="Times New Roman" w:hAnsi="Times New Roman" w:cs="Times New Roman"/>
                <w:noProof/>
                <w:webHidden/>
                <w:sz w:val="24"/>
                <w:szCs w:val="24"/>
              </w:rPr>
              <w:instrText xml:space="preserve"> PAGEREF _Toc236420073 \h </w:instrText>
            </w:r>
            <w:r w:rsidRPr="00756074">
              <w:rPr>
                <w:rFonts w:ascii="Times New Roman" w:hAnsi="Times New Roman" w:cs="Times New Roman"/>
                <w:noProof/>
                <w:webHidden/>
                <w:sz w:val="24"/>
                <w:szCs w:val="24"/>
              </w:rPr>
            </w:r>
            <w:r w:rsidRPr="00756074">
              <w:rPr>
                <w:rFonts w:ascii="Times New Roman" w:hAnsi="Times New Roman" w:cs="Times New Roman"/>
                <w:noProof/>
                <w:webHidden/>
                <w:sz w:val="24"/>
                <w:szCs w:val="24"/>
              </w:rPr>
              <w:fldChar w:fldCharType="separate"/>
            </w:r>
            <w:r w:rsidRPr="00756074">
              <w:rPr>
                <w:rFonts w:ascii="Times New Roman" w:hAnsi="Times New Roman" w:cs="Times New Roman"/>
                <w:noProof/>
                <w:webHidden/>
                <w:sz w:val="24"/>
                <w:szCs w:val="24"/>
              </w:rPr>
              <w:t>46</w:t>
            </w:r>
            <w:r w:rsidRPr="00756074">
              <w:rPr>
                <w:rFonts w:ascii="Times New Roman" w:hAnsi="Times New Roman" w:cs="Times New Roman"/>
                <w:noProof/>
                <w:webHidden/>
                <w:sz w:val="24"/>
                <w:szCs w:val="24"/>
              </w:rPr>
              <w:fldChar w:fldCharType="end"/>
            </w:r>
          </w:hyperlink>
        </w:p>
        <w:p w14:paraId="4265B993" w14:textId="2CAD63FC" w:rsidR="00756074" w:rsidRPr="00756074" w:rsidRDefault="00756074">
          <w:pPr>
            <w:pStyle w:val="TOC2"/>
            <w:tabs>
              <w:tab w:val="right" w:pos="9019"/>
            </w:tabs>
            <w:rPr>
              <w:rFonts w:ascii="Times New Roman" w:eastAsiaTheme="minorEastAsia" w:hAnsi="Times New Roman" w:cs="Times New Roman"/>
              <w:noProof/>
              <w:kern w:val="2"/>
              <w:sz w:val="24"/>
              <w:szCs w:val="24"/>
              <w14:ligatures w14:val="standardContextual"/>
            </w:rPr>
          </w:pPr>
          <w:hyperlink w:anchor="_Toc236420074" w:history="1">
            <w:r w:rsidRPr="00756074">
              <w:rPr>
                <w:rStyle w:val="Hyperlink"/>
                <w:rFonts w:ascii="Times New Roman" w:hAnsi="Times New Roman" w:cs="Times New Roman"/>
                <w:noProof/>
                <w:sz w:val="24"/>
                <w:szCs w:val="24"/>
              </w:rPr>
              <w:t>3.11 Ethical considerations</w:t>
            </w:r>
            <w:r w:rsidRPr="00756074">
              <w:rPr>
                <w:rFonts w:ascii="Times New Roman" w:hAnsi="Times New Roman" w:cs="Times New Roman"/>
                <w:noProof/>
                <w:webHidden/>
                <w:sz w:val="24"/>
                <w:szCs w:val="24"/>
              </w:rPr>
              <w:tab/>
            </w:r>
            <w:r w:rsidRPr="00756074">
              <w:rPr>
                <w:rFonts w:ascii="Times New Roman" w:hAnsi="Times New Roman" w:cs="Times New Roman"/>
                <w:noProof/>
                <w:webHidden/>
                <w:sz w:val="24"/>
                <w:szCs w:val="24"/>
              </w:rPr>
              <w:fldChar w:fldCharType="begin"/>
            </w:r>
            <w:r w:rsidRPr="00756074">
              <w:rPr>
                <w:rFonts w:ascii="Times New Roman" w:hAnsi="Times New Roman" w:cs="Times New Roman"/>
                <w:noProof/>
                <w:webHidden/>
                <w:sz w:val="24"/>
                <w:szCs w:val="24"/>
              </w:rPr>
              <w:instrText xml:space="preserve"> PAGEREF _Toc236420074 \h </w:instrText>
            </w:r>
            <w:r w:rsidRPr="00756074">
              <w:rPr>
                <w:rFonts w:ascii="Times New Roman" w:hAnsi="Times New Roman" w:cs="Times New Roman"/>
                <w:noProof/>
                <w:webHidden/>
                <w:sz w:val="24"/>
                <w:szCs w:val="24"/>
              </w:rPr>
            </w:r>
            <w:r w:rsidRPr="00756074">
              <w:rPr>
                <w:rFonts w:ascii="Times New Roman" w:hAnsi="Times New Roman" w:cs="Times New Roman"/>
                <w:noProof/>
                <w:webHidden/>
                <w:sz w:val="24"/>
                <w:szCs w:val="24"/>
              </w:rPr>
              <w:fldChar w:fldCharType="separate"/>
            </w:r>
            <w:r w:rsidRPr="00756074">
              <w:rPr>
                <w:rFonts w:ascii="Times New Roman" w:hAnsi="Times New Roman" w:cs="Times New Roman"/>
                <w:noProof/>
                <w:webHidden/>
                <w:sz w:val="24"/>
                <w:szCs w:val="24"/>
              </w:rPr>
              <w:t>46</w:t>
            </w:r>
            <w:r w:rsidRPr="00756074">
              <w:rPr>
                <w:rFonts w:ascii="Times New Roman" w:hAnsi="Times New Roman" w:cs="Times New Roman"/>
                <w:noProof/>
                <w:webHidden/>
                <w:sz w:val="24"/>
                <w:szCs w:val="24"/>
              </w:rPr>
              <w:fldChar w:fldCharType="end"/>
            </w:r>
          </w:hyperlink>
        </w:p>
        <w:p w14:paraId="538D0E26" w14:textId="710102EA" w:rsidR="00756074" w:rsidRPr="00756074" w:rsidRDefault="00756074">
          <w:pPr>
            <w:pStyle w:val="TOC2"/>
            <w:tabs>
              <w:tab w:val="right" w:pos="9019"/>
            </w:tabs>
            <w:rPr>
              <w:rFonts w:ascii="Times New Roman" w:eastAsiaTheme="minorEastAsia" w:hAnsi="Times New Roman" w:cs="Times New Roman"/>
              <w:noProof/>
              <w:kern w:val="2"/>
              <w:sz w:val="24"/>
              <w:szCs w:val="24"/>
              <w14:ligatures w14:val="standardContextual"/>
            </w:rPr>
          </w:pPr>
          <w:hyperlink w:anchor="_Toc236420075" w:history="1">
            <w:r w:rsidRPr="00756074">
              <w:rPr>
                <w:rStyle w:val="Hyperlink"/>
                <w:rFonts w:ascii="Times New Roman" w:hAnsi="Times New Roman" w:cs="Times New Roman"/>
                <w:noProof/>
                <w:sz w:val="24"/>
                <w:szCs w:val="24"/>
              </w:rPr>
              <w:t>3.12 Dissemination</w:t>
            </w:r>
            <w:r w:rsidRPr="00756074">
              <w:rPr>
                <w:rFonts w:ascii="Times New Roman" w:hAnsi="Times New Roman" w:cs="Times New Roman"/>
                <w:noProof/>
                <w:webHidden/>
                <w:sz w:val="24"/>
                <w:szCs w:val="24"/>
              </w:rPr>
              <w:tab/>
            </w:r>
            <w:r w:rsidRPr="00756074">
              <w:rPr>
                <w:rFonts w:ascii="Times New Roman" w:hAnsi="Times New Roman" w:cs="Times New Roman"/>
                <w:noProof/>
                <w:webHidden/>
                <w:sz w:val="24"/>
                <w:szCs w:val="24"/>
              </w:rPr>
              <w:fldChar w:fldCharType="begin"/>
            </w:r>
            <w:r w:rsidRPr="00756074">
              <w:rPr>
                <w:rFonts w:ascii="Times New Roman" w:hAnsi="Times New Roman" w:cs="Times New Roman"/>
                <w:noProof/>
                <w:webHidden/>
                <w:sz w:val="24"/>
                <w:szCs w:val="24"/>
              </w:rPr>
              <w:instrText xml:space="preserve"> PAGEREF _Toc236420075 \h </w:instrText>
            </w:r>
            <w:r w:rsidRPr="00756074">
              <w:rPr>
                <w:rFonts w:ascii="Times New Roman" w:hAnsi="Times New Roman" w:cs="Times New Roman"/>
                <w:noProof/>
                <w:webHidden/>
                <w:sz w:val="24"/>
                <w:szCs w:val="24"/>
              </w:rPr>
            </w:r>
            <w:r w:rsidRPr="00756074">
              <w:rPr>
                <w:rFonts w:ascii="Times New Roman" w:hAnsi="Times New Roman" w:cs="Times New Roman"/>
                <w:noProof/>
                <w:webHidden/>
                <w:sz w:val="24"/>
                <w:szCs w:val="24"/>
              </w:rPr>
              <w:fldChar w:fldCharType="separate"/>
            </w:r>
            <w:r w:rsidRPr="00756074">
              <w:rPr>
                <w:rFonts w:ascii="Times New Roman" w:hAnsi="Times New Roman" w:cs="Times New Roman"/>
                <w:noProof/>
                <w:webHidden/>
                <w:sz w:val="24"/>
                <w:szCs w:val="24"/>
              </w:rPr>
              <w:t>47</w:t>
            </w:r>
            <w:r w:rsidRPr="00756074">
              <w:rPr>
                <w:rFonts w:ascii="Times New Roman" w:hAnsi="Times New Roman" w:cs="Times New Roman"/>
                <w:noProof/>
                <w:webHidden/>
                <w:sz w:val="24"/>
                <w:szCs w:val="24"/>
              </w:rPr>
              <w:fldChar w:fldCharType="end"/>
            </w:r>
          </w:hyperlink>
        </w:p>
        <w:p w14:paraId="6564A829" w14:textId="1073151D" w:rsidR="00756074" w:rsidRPr="00756074" w:rsidRDefault="00756074">
          <w:pPr>
            <w:pStyle w:val="TOC2"/>
            <w:tabs>
              <w:tab w:val="right" w:pos="9019"/>
            </w:tabs>
            <w:rPr>
              <w:rFonts w:ascii="Times New Roman" w:eastAsiaTheme="minorEastAsia" w:hAnsi="Times New Roman" w:cs="Times New Roman"/>
              <w:noProof/>
              <w:kern w:val="2"/>
              <w:sz w:val="24"/>
              <w:szCs w:val="24"/>
              <w14:ligatures w14:val="standardContextual"/>
            </w:rPr>
          </w:pPr>
          <w:hyperlink w:anchor="_Toc236420076" w:history="1">
            <w:r w:rsidRPr="00756074">
              <w:rPr>
                <w:rStyle w:val="Hyperlink"/>
                <w:rFonts w:ascii="Times New Roman" w:hAnsi="Times New Roman" w:cs="Times New Roman"/>
                <w:noProof/>
                <w:sz w:val="24"/>
                <w:szCs w:val="24"/>
              </w:rPr>
              <w:t>3.13 Summary</w:t>
            </w:r>
            <w:r w:rsidRPr="00756074">
              <w:rPr>
                <w:rFonts w:ascii="Times New Roman" w:hAnsi="Times New Roman" w:cs="Times New Roman"/>
                <w:noProof/>
                <w:webHidden/>
                <w:sz w:val="24"/>
                <w:szCs w:val="24"/>
              </w:rPr>
              <w:tab/>
            </w:r>
            <w:r w:rsidRPr="00756074">
              <w:rPr>
                <w:rFonts w:ascii="Times New Roman" w:hAnsi="Times New Roman" w:cs="Times New Roman"/>
                <w:noProof/>
                <w:webHidden/>
                <w:sz w:val="24"/>
                <w:szCs w:val="24"/>
              </w:rPr>
              <w:fldChar w:fldCharType="begin"/>
            </w:r>
            <w:r w:rsidRPr="00756074">
              <w:rPr>
                <w:rFonts w:ascii="Times New Roman" w:hAnsi="Times New Roman" w:cs="Times New Roman"/>
                <w:noProof/>
                <w:webHidden/>
                <w:sz w:val="24"/>
                <w:szCs w:val="24"/>
              </w:rPr>
              <w:instrText xml:space="preserve"> PAGEREF _Toc236420076 \h </w:instrText>
            </w:r>
            <w:r w:rsidRPr="00756074">
              <w:rPr>
                <w:rFonts w:ascii="Times New Roman" w:hAnsi="Times New Roman" w:cs="Times New Roman"/>
                <w:noProof/>
                <w:webHidden/>
                <w:sz w:val="24"/>
                <w:szCs w:val="24"/>
              </w:rPr>
            </w:r>
            <w:r w:rsidRPr="00756074">
              <w:rPr>
                <w:rFonts w:ascii="Times New Roman" w:hAnsi="Times New Roman" w:cs="Times New Roman"/>
                <w:noProof/>
                <w:webHidden/>
                <w:sz w:val="24"/>
                <w:szCs w:val="24"/>
              </w:rPr>
              <w:fldChar w:fldCharType="separate"/>
            </w:r>
            <w:r w:rsidRPr="00756074">
              <w:rPr>
                <w:rFonts w:ascii="Times New Roman" w:hAnsi="Times New Roman" w:cs="Times New Roman"/>
                <w:noProof/>
                <w:webHidden/>
                <w:sz w:val="24"/>
                <w:szCs w:val="24"/>
              </w:rPr>
              <w:t>47</w:t>
            </w:r>
            <w:r w:rsidRPr="00756074">
              <w:rPr>
                <w:rFonts w:ascii="Times New Roman" w:hAnsi="Times New Roman" w:cs="Times New Roman"/>
                <w:noProof/>
                <w:webHidden/>
                <w:sz w:val="24"/>
                <w:szCs w:val="24"/>
              </w:rPr>
              <w:fldChar w:fldCharType="end"/>
            </w:r>
          </w:hyperlink>
        </w:p>
        <w:p w14:paraId="61941D5C" w14:textId="05D46764" w:rsidR="00756074" w:rsidRPr="00756074" w:rsidRDefault="00756074">
          <w:pPr>
            <w:pStyle w:val="TOC1"/>
            <w:tabs>
              <w:tab w:val="right" w:pos="9019"/>
            </w:tabs>
            <w:rPr>
              <w:rFonts w:ascii="Times New Roman" w:eastAsiaTheme="minorEastAsia" w:hAnsi="Times New Roman" w:cs="Times New Roman"/>
              <w:noProof/>
              <w:kern w:val="2"/>
              <w:sz w:val="24"/>
              <w:szCs w:val="24"/>
              <w14:ligatures w14:val="standardContextual"/>
            </w:rPr>
          </w:pPr>
          <w:hyperlink w:anchor="_Toc236420077" w:history="1">
            <w:r w:rsidRPr="00756074">
              <w:rPr>
                <w:rStyle w:val="Hyperlink"/>
                <w:rFonts w:ascii="Times New Roman" w:hAnsi="Times New Roman" w:cs="Times New Roman"/>
                <w:noProof/>
                <w:sz w:val="24"/>
                <w:szCs w:val="24"/>
              </w:rPr>
              <w:t>CHAPTER FOUR</w:t>
            </w:r>
            <w:r w:rsidRPr="00756074">
              <w:rPr>
                <w:rFonts w:ascii="Times New Roman" w:hAnsi="Times New Roman" w:cs="Times New Roman"/>
                <w:noProof/>
                <w:webHidden/>
                <w:sz w:val="24"/>
                <w:szCs w:val="24"/>
              </w:rPr>
              <w:tab/>
            </w:r>
            <w:r w:rsidRPr="00756074">
              <w:rPr>
                <w:rFonts w:ascii="Times New Roman" w:hAnsi="Times New Roman" w:cs="Times New Roman"/>
                <w:noProof/>
                <w:webHidden/>
                <w:sz w:val="24"/>
                <w:szCs w:val="24"/>
              </w:rPr>
              <w:fldChar w:fldCharType="begin"/>
            </w:r>
            <w:r w:rsidRPr="00756074">
              <w:rPr>
                <w:rFonts w:ascii="Times New Roman" w:hAnsi="Times New Roman" w:cs="Times New Roman"/>
                <w:noProof/>
                <w:webHidden/>
                <w:sz w:val="24"/>
                <w:szCs w:val="24"/>
              </w:rPr>
              <w:instrText xml:space="preserve"> PAGEREF _Toc236420077 \h </w:instrText>
            </w:r>
            <w:r w:rsidRPr="00756074">
              <w:rPr>
                <w:rFonts w:ascii="Times New Roman" w:hAnsi="Times New Roman" w:cs="Times New Roman"/>
                <w:noProof/>
                <w:webHidden/>
                <w:sz w:val="24"/>
                <w:szCs w:val="24"/>
              </w:rPr>
            </w:r>
            <w:r w:rsidRPr="00756074">
              <w:rPr>
                <w:rFonts w:ascii="Times New Roman" w:hAnsi="Times New Roman" w:cs="Times New Roman"/>
                <w:noProof/>
                <w:webHidden/>
                <w:sz w:val="24"/>
                <w:szCs w:val="24"/>
              </w:rPr>
              <w:fldChar w:fldCharType="separate"/>
            </w:r>
            <w:r w:rsidRPr="00756074">
              <w:rPr>
                <w:rFonts w:ascii="Times New Roman" w:hAnsi="Times New Roman" w:cs="Times New Roman"/>
                <w:noProof/>
                <w:webHidden/>
                <w:sz w:val="24"/>
                <w:szCs w:val="24"/>
              </w:rPr>
              <w:t>49</w:t>
            </w:r>
            <w:r w:rsidRPr="00756074">
              <w:rPr>
                <w:rFonts w:ascii="Times New Roman" w:hAnsi="Times New Roman" w:cs="Times New Roman"/>
                <w:noProof/>
                <w:webHidden/>
                <w:sz w:val="24"/>
                <w:szCs w:val="24"/>
              </w:rPr>
              <w:fldChar w:fldCharType="end"/>
            </w:r>
          </w:hyperlink>
        </w:p>
        <w:p w14:paraId="0A3744EA" w14:textId="4F5727BD" w:rsidR="00756074" w:rsidRPr="00756074" w:rsidRDefault="00756074">
          <w:pPr>
            <w:pStyle w:val="TOC1"/>
            <w:tabs>
              <w:tab w:val="right" w:pos="9019"/>
            </w:tabs>
            <w:rPr>
              <w:rFonts w:ascii="Times New Roman" w:eastAsiaTheme="minorEastAsia" w:hAnsi="Times New Roman" w:cs="Times New Roman"/>
              <w:noProof/>
              <w:kern w:val="2"/>
              <w:sz w:val="24"/>
              <w:szCs w:val="24"/>
              <w14:ligatures w14:val="standardContextual"/>
            </w:rPr>
          </w:pPr>
          <w:hyperlink w:anchor="_Toc236420078" w:history="1">
            <w:r w:rsidRPr="00756074">
              <w:rPr>
                <w:rStyle w:val="Hyperlink"/>
                <w:rFonts w:ascii="Times New Roman" w:hAnsi="Times New Roman" w:cs="Times New Roman"/>
                <w:noProof/>
                <w:sz w:val="24"/>
                <w:szCs w:val="24"/>
              </w:rPr>
              <w:t>RESULTS</w:t>
            </w:r>
            <w:r w:rsidRPr="00756074">
              <w:rPr>
                <w:rFonts w:ascii="Times New Roman" w:hAnsi="Times New Roman" w:cs="Times New Roman"/>
                <w:noProof/>
                <w:webHidden/>
                <w:sz w:val="24"/>
                <w:szCs w:val="24"/>
              </w:rPr>
              <w:tab/>
            </w:r>
            <w:r w:rsidRPr="00756074">
              <w:rPr>
                <w:rFonts w:ascii="Times New Roman" w:hAnsi="Times New Roman" w:cs="Times New Roman"/>
                <w:noProof/>
                <w:webHidden/>
                <w:sz w:val="24"/>
                <w:szCs w:val="24"/>
              </w:rPr>
              <w:fldChar w:fldCharType="begin"/>
            </w:r>
            <w:r w:rsidRPr="00756074">
              <w:rPr>
                <w:rFonts w:ascii="Times New Roman" w:hAnsi="Times New Roman" w:cs="Times New Roman"/>
                <w:noProof/>
                <w:webHidden/>
                <w:sz w:val="24"/>
                <w:szCs w:val="24"/>
              </w:rPr>
              <w:instrText xml:space="preserve"> PAGEREF _Toc236420078 \h </w:instrText>
            </w:r>
            <w:r w:rsidRPr="00756074">
              <w:rPr>
                <w:rFonts w:ascii="Times New Roman" w:hAnsi="Times New Roman" w:cs="Times New Roman"/>
                <w:noProof/>
                <w:webHidden/>
                <w:sz w:val="24"/>
                <w:szCs w:val="24"/>
              </w:rPr>
            </w:r>
            <w:r w:rsidRPr="00756074">
              <w:rPr>
                <w:rFonts w:ascii="Times New Roman" w:hAnsi="Times New Roman" w:cs="Times New Roman"/>
                <w:noProof/>
                <w:webHidden/>
                <w:sz w:val="24"/>
                <w:szCs w:val="24"/>
              </w:rPr>
              <w:fldChar w:fldCharType="separate"/>
            </w:r>
            <w:r w:rsidRPr="00756074">
              <w:rPr>
                <w:rFonts w:ascii="Times New Roman" w:hAnsi="Times New Roman" w:cs="Times New Roman"/>
                <w:noProof/>
                <w:webHidden/>
                <w:sz w:val="24"/>
                <w:szCs w:val="24"/>
              </w:rPr>
              <w:t>49</w:t>
            </w:r>
            <w:r w:rsidRPr="00756074">
              <w:rPr>
                <w:rFonts w:ascii="Times New Roman" w:hAnsi="Times New Roman" w:cs="Times New Roman"/>
                <w:noProof/>
                <w:webHidden/>
                <w:sz w:val="24"/>
                <w:szCs w:val="24"/>
              </w:rPr>
              <w:fldChar w:fldCharType="end"/>
            </w:r>
          </w:hyperlink>
        </w:p>
        <w:p w14:paraId="055B8D78" w14:textId="50688B98" w:rsidR="00756074" w:rsidRPr="00756074" w:rsidRDefault="00756074">
          <w:pPr>
            <w:pStyle w:val="TOC2"/>
            <w:tabs>
              <w:tab w:val="right" w:pos="9019"/>
            </w:tabs>
            <w:rPr>
              <w:rFonts w:ascii="Times New Roman" w:eastAsiaTheme="minorEastAsia" w:hAnsi="Times New Roman" w:cs="Times New Roman"/>
              <w:noProof/>
              <w:kern w:val="2"/>
              <w:sz w:val="24"/>
              <w:szCs w:val="24"/>
              <w14:ligatures w14:val="standardContextual"/>
            </w:rPr>
          </w:pPr>
          <w:hyperlink w:anchor="_Toc236420079" w:history="1">
            <w:r w:rsidRPr="00756074">
              <w:rPr>
                <w:rStyle w:val="Hyperlink"/>
                <w:rFonts w:ascii="Times New Roman" w:hAnsi="Times New Roman" w:cs="Times New Roman"/>
                <w:noProof/>
                <w:sz w:val="24"/>
                <w:szCs w:val="24"/>
              </w:rPr>
              <w:t>4.1 Introduction</w:t>
            </w:r>
            <w:r w:rsidRPr="00756074">
              <w:rPr>
                <w:rFonts w:ascii="Times New Roman" w:hAnsi="Times New Roman" w:cs="Times New Roman"/>
                <w:noProof/>
                <w:webHidden/>
                <w:sz w:val="24"/>
                <w:szCs w:val="24"/>
              </w:rPr>
              <w:tab/>
            </w:r>
            <w:r w:rsidRPr="00756074">
              <w:rPr>
                <w:rFonts w:ascii="Times New Roman" w:hAnsi="Times New Roman" w:cs="Times New Roman"/>
                <w:noProof/>
                <w:webHidden/>
                <w:sz w:val="24"/>
                <w:szCs w:val="24"/>
              </w:rPr>
              <w:fldChar w:fldCharType="begin"/>
            </w:r>
            <w:r w:rsidRPr="00756074">
              <w:rPr>
                <w:rFonts w:ascii="Times New Roman" w:hAnsi="Times New Roman" w:cs="Times New Roman"/>
                <w:noProof/>
                <w:webHidden/>
                <w:sz w:val="24"/>
                <w:szCs w:val="24"/>
              </w:rPr>
              <w:instrText xml:space="preserve"> PAGEREF _Toc236420079 \h </w:instrText>
            </w:r>
            <w:r w:rsidRPr="00756074">
              <w:rPr>
                <w:rFonts w:ascii="Times New Roman" w:hAnsi="Times New Roman" w:cs="Times New Roman"/>
                <w:noProof/>
                <w:webHidden/>
                <w:sz w:val="24"/>
                <w:szCs w:val="24"/>
              </w:rPr>
            </w:r>
            <w:r w:rsidRPr="00756074">
              <w:rPr>
                <w:rFonts w:ascii="Times New Roman" w:hAnsi="Times New Roman" w:cs="Times New Roman"/>
                <w:noProof/>
                <w:webHidden/>
                <w:sz w:val="24"/>
                <w:szCs w:val="24"/>
              </w:rPr>
              <w:fldChar w:fldCharType="separate"/>
            </w:r>
            <w:r w:rsidRPr="00756074">
              <w:rPr>
                <w:rFonts w:ascii="Times New Roman" w:hAnsi="Times New Roman" w:cs="Times New Roman"/>
                <w:noProof/>
                <w:webHidden/>
                <w:sz w:val="24"/>
                <w:szCs w:val="24"/>
              </w:rPr>
              <w:t>49</w:t>
            </w:r>
            <w:r w:rsidRPr="00756074">
              <w:rPr>
                <w:rFonts w:ascii="Times New Roman" w:hAnsi="Times New Roman" w:cs="Times New Roman"/>
                <w:noProof/>
                <w:webHidden/>
                <w:sz w:val="24"/>
                <w:szCs w:val="24"/>
              </w:rPr>
              <w:fldChar w:fldCharType="end"/>
            </w:r>
          </w:hyperlink>
        </w:p>
        <w:p w14:paraId="244EDA82" w14:textId="4A3B2759" w:rsidR="00756074" w:rsidRPr="00756074" w:rsidRDefault="00756074">
          <w:pPr>
            <w:pStyle w:val="TOC2"/>
            <w:tabs>
              <w:tab w:val="right" w:pos="9019"/>
            </w:tabs>
            <w:rPr>
              <w:rFonts w:ascii="Times New Roman" w:eastAsiaTheme="minorEastAsia" w:hAnsi="Times New Roman" w:cs="Times New Roman"/>
              <w:noProof/>
              <w:kern w:val="2"/>
              <w:sz w:val="24"/>
              <w:szCs w:val="24"/>
              <w14:ligatures w14:val="standardContextual"/>
            </w:rPr>
          </w:pPr>
          <w:hyperlink w:anchor="_Toc236420080" w:history="1">
            <w:r w:rsidRPr="00756074">
              <w:rPr>
                <w:rStyle w:val="Hyperlink"/>
                <w:rFonts w:ascii="Times New Roman" w:hAnsi="Times New Roman" w:cs="Times New Roman"/>
                <w:noProof/>
                <w:sz w:val="24"/>
                <w:szCs w:val="24"/>
              </w:rPr>
              <w:t>4.2 Socio-Demographic Characteristics of Respondents</w:t>
            </w:r>
            <w:r w:rsidRPr="00756074">
              <w:rPr>
                <w:rFonts w:ascii="Times New Roman" w:hAnsi="Times New Roman" w:cs="Times New Roman"/>
                <w:noProof/>
                <w:webHidden/>
                <w:sz w:val="24"/>
                <w:szCs w:val="24"/>
              </w:rPr>
              <w:tab/>
            </w:r>
            <w:r w:rsidRPr="00756074">
              <w:rPr>
                <w:rFonts w:ascii="Times New Roman" w:hAnsi="Times New Roman" w:cs="Times New Roman"/>
                <w:noProof/>
                <w:webHidden/>
                <w:sz w:val="24"/>
                <w:szCs w:val="24"/>
              </w:rPr>
              <w:fldChar w:fldCharType="begin"/>
            </w:r>
            <w:r w:rsidRPr="00756074">
              <w:rPr>
                <w:rFonts w:ascii="Times New Roman" w:hAnsi="Times New Roman" w:cs="Times New Roman"/>
                <w:noProof/>
                <w:webHidden/>
                <w:sz w:val="24"/>
                <w:szCs w:val="24"/>
              </w:rPr>
              <w:instrText xml:space="preserve"> PAGEREF _Toc236420080 \h </w:instrText>
            </w:r>
            <w:r w:rsidRPr="00756074">
              <w:rPr>
                <w:rFonts w:ascii="Times New Roman" w:hAnsi="Times New Roman" w:cs="Times New Roman"/>
                <w:noProof/>
                <w:webHidden/>
                <w:sz w:val="24"/>
                <w:szCs w:val="24"/>
              </w:rPr>
            </w:r>
            <w:r w:rsidRPr="00756074">
              <w:rPr>
                <w:rFonts w:ascii="Times New Roman" w:hAnsi="Times New Roman" w:cs="Times New Roman"/>
                <w:noProof/>
                <w:webHidden/>
                <w:sz w:val="24"/>
                <w:szCs w:val="24"/>
              </w:rPr>
              <w:fldChar w:fldCharType="separate"/>
            </w:r>
            <w:r w:rsidRPr="00756074">
              <w:rPr>
                <w:rFonts w:ascii="Times New Roman" w:hAnsi="Times New Roman" w:cs="Times New Roman"/>
                <w:noProof/>
                <w:webHidden/>
                <w:sz w:val="24"/>
                <w:szCs w:val="24"/>
              </w:rPr>
              <w:t>49</w:t>
            </w:r>
            <w:r w:rsidRPr="00756074">
              <w:rPr>
                <w:rFonts w:ascii="Times New Roman" w:hAnsi="Times New Roman" w:cs="Times New Roman"/>
                <w:noProof/>
                <w:webHidden/>
                <w:sz w:val="24"/>
                <w:szCs w:val="24"/>
              </w:rPr>
              <w:fldChar w:fldCharType="end"/>
            </w:r>
          </w:hyperlink>
        </w:p>
        <w:p w14:paraId="002183A0" w14:textId="659FC562" w:rsidR="00756074" w:rsidRPr="00756074" w:rsidRDefault="00756074">
          <w:pPr>
            <w:pStyle w:val="TOC2"/>
            <w:tabs>
              <w:tab w:val="right" w:pos="9019"/>
            </w:tabs>
            <w:rPr>
              <w:rFonts w:ascii="Times New Roman" w:eastAsiaTheme="minorEastAsia" w:hAnsi="Times New Roman" w:cs="Times New Roman"/>
              <w:noProof/>
              <w:kern w:val="2"/>
              <w:sz w:val="24"/>
              <w:szCs w:val="24"/>
              <w14:ligatures w14:val="standardContextual"/>
            </w:rPr>
          </w:pPr>
          <w:hyperlink w:anchor="_Toc236420081" w:history="1">
            <w:r w:rsidRPr="00756074">
              <w:rPr>
                <w:rStyle w:val="Hyperlink"/>
                <w:rFonts w:ascii="Times New Roman" w:hAnsi="Times New Roman" w:cs="Times New Roman"/>
                <w:noProof/>
                <w:sz w:val="24"/>
                <w:szCs w:val="24"/>
              </w:rPr>
              <w:t>4.3 Barriers and Challenges to Effective Family Planning Communication</w:t>
            </w:r>
            <w:r w:rsidRPr="00756074">
              <w:rPr>
                <w:rFonts w:ascii="Times New Roman" w:hAnsi="Times New Roman" w:cs="Times New Roman"/>
                <w:noProof/>
                <w:webHidden/>
                <w:sz w:val="24"/>
                <w:szCs w:val="24"/>
              </w:rPr>
              <w:tab/>
            </w:r>
            <w:r w:rsidRPr="00756074">
              <w:rPr>
                <w:rFonts w:ascii="Times New Roman" w:hAnsi="Times New Roman" w:cs="Times New Roman"/>
                <w:noProof/>
                <w:webHidden/>
                <w:sz w:val="24"/>
                <w:szCs w:val="24"/>
              </w:rPr>
              <w:fldChar w:fldCharType="begin"/>
            </w:r>
            <w:r w:rsidRPr="00756074">
              <w:rPr>
                <w:rFonts w:ascii="Times New Roman" w:hAnsi="Times New Roman" w:cs="Times New Roman"/>
                <w:noProof/>
                <w:webHidden/>
                <w:sz w:val="24"/>
                <w:szCs w:val="24"/>
              </w:rPr>
              <w:instrText xml:space="preserve"> PAGEREF _Toc236420081 \h </w:instrText>
            </w:r>
            <w:r w:rsidRPr="00756074">
              <w:rPr>
                <w:rFonts w:ascii="Times New Roman" w:hAnsi="Times New Roman" w:cs="Times New Roman"/>
                <w:noProof/>
                <w:webHidden/>
                <w:sz w:val="24"/>
                <w:szCs w:val="24"/>
              </w:rPr>
            </w:r>
            <w:r w:rsidRPr="00756074">
              <w:rPr>
                <w:rFonts w:ascii="Times New Roman" w:hAnsi="Times New Roman" w:cs="Times New Roman"/>
                <w:noProof/>
                <w:webHidden/>
                <w:sz w:val="24"/>
                <w:szCs w:val="24"/>
              </w:rPr>
              <w:fldChar w:fldCharType="separate"/>
            </w:r>
            <w:r w:rsidRPr="00756074">
              <w:rPr>
                <w:rFonts w:ascii="Times New Roman" w:hAnsi="Times New Roman" w:cs="Times New Roman"/>
                <w:noProof/>
                <w:webHidden/>
                <w:sz w:val="24"/>
                <w:szCs w:val="24"/>
              </w:rPr>
              <w:t>50</w:t>
            </w:r>
            <w:r w:rsidRPr="00756074">
              <w:rPr>
                <w:rFonts w:ascii="Times New Roman" w:hAnsi="Times New Roman" w:cs="Times New Roman"/>
                <w:noProof/>
                <w:webHidden/>
                <w:sz w:val="24"/>
                <w:szCs w:val="24"/>
              </w:rPr>
              <w:fldChar w:fldCharType="end"/>
            </w:r>
          </w:hyperlink>
        </w:p>
        <w:p w14:paraId="20C32ECD" w14:textId="49FD11AC" w:rsidR="00756074" w:rsidRPr="00756074" w:rsidRDefault="00756074">
          <w:pPr>
            <w:pStyle w:val="TOC2"/>
            <w:tabs>
              <w:tab w:val="right" w:pos="9019"/>
            </w:tabs>
            <w:rPr>
              <w:rFonts w:ascii="Times New Roman" w:eastAsiaTheme="minorEastAsia" w:hAnsi="Times New Roman" w:cs="Times New Roman"/>
              <w:noProof/>
              <w:kern w:val="2"/>
              <w:sz w:val="24"/>
              <w:szCs w:val="24"/>
              <w14:ligatures w14:val="standardContextual"/>
            </w:rPr>
          </w:pPr>
          <w:hyperlink w:anchor="_Toc236420082" w:history="1">
            <w:r w:rsidRPr="00756074">
              <w:rPr>
                <w:rStyle w:val="Hyperlink"/>
                <w:rFonts w:ascii="Times New Roman" w:hAnsi="Times New Roman" w:cs="Times New Roman"/>
                <w:noProof/>
                <w:sz w:val="24"/>
                <w:szCs w:val="24"/>
              </w:rPr>
              <w:t>4.4 Effectiveness of Communication Strategies Used</w:t>
            </w:r>
            <w:r w:rsidRPr="00756074">
              <w:rPr>
                <w:rFonts w:ascii="Times New Roman" w:hAnsi="Times New Roman" w:cs="Times New Roman"/>
                <w:noProof/>
                <w:webHidden/>
                <w:sz w:val="24"/>
                <w:szCs w:val="24"/>
              </w:rPr>
              <w:tab/>
            </w:r>
            <w:r w:rsidRPr="00756074">
              <w:rPr>
                <w:rFonts w:ascii="Times New Roman" w:hAnsi="Times New Roman" w:cs="Times New Roman"/>
                <w:noProof/>
                <w:webHidden/>
                <w:sz w:val="24"/>
                <w:szCs w:val="24"/>
              </w:rPr>
              <w:fldChar w:fldCharType="begin"/>
            </w:r>
            <w:r w:rsidRPr="00756074">
              <w:rPr>
                <w:rFonts w:ascii="Times New Roman" w:hAnsi="Times New Roman" w:cs="Times New Roman"/>
                <w:noProof/>
                <w:webHidden/>
                <w:sz w:val="24"/>
                <w:szCs w:val="24"/>
              </w:rPr>
              <w:instrText xml:space="preserve"> PAGEREF _Toc236420082 \h </w:instrText>
            </w:r>
            <w:r w:rsidRPr="00756074">
              <w:rPr>
                <w:rFonts w:ascii="Times New Roman" w:hAnsi="Times New Roman" w:cs="Times New Roman"/>
                <w:noProof/>
                <w:webHidden/>
                <w:sz w:val="24"/>
                <w:szCs w:val="24"/>
              </w:rPr>
            </w:r>
            <w:r w:rsidRPr="00756074">
              <w:rPr>
                <w:rFonts w:ascii="Times New Roman" w:hAnsi="Times New Roman" w:cs="Times New Roman"/>
                <w:noProof/>
                <w:webHidden/>
                <w:sz w:val="24"/>
                <w:szCs w:val="24"/>
              </w:rPr>
              <w:fldChar w:fldCharType="separate"/>
            </w:r>
            <w:r w:rsidRPr="00756074">
              <w:rPr>
                <w:rFonts w:ascii="Times New Roman" w:hAnsi="Times New Roman" w:cs="Times New Roman"/>
                <w:noProof/>
                <w:webHidden/>
                <w:sz w:val="24"/>
                <w:szCs w:val="24"/>
              </w:rPr>
              <w:t>52</w:t>
            </w:r>
            <w:r w:rsidRPr="00756074">
              <w:rPr>
                <w:rFonts w:ascii="Times New Roman" w:hAnsi="Times New Roman" w:cs="Times New Roman"/>
                <w:noProof/>
                <w:webHidden/>
                <w:sz w:val="24"/>
                <w:szCs w:val="24"/>
              </w:rPr>
              <w:fldChar w:fldCharType="end"/>
            </w:r>
          </w:hyperlink>
        </w:p>
        <w:p w14:paraId="7AE71F40" w14:textId="4FDE9DCC" w:rsidR="00756074" w:rsidRPr="00756074" w:rsidRDefault="00756074">
          <w:pPr>
            <w:pStyle w:val="TOC3"/>
            <w:tabs>
              <w:tab w:val="right" w:pos="9019"/>
            </w:tabs>
            <w:rPr>
              <w:rFonts w:ascii="Times New Roman" w:eastAsiaTheme="minorEastAsia" w:hAnsi="Times New Roman" w:cs="Times New Roman"/>
              <w:noProof/>
              <w:kern w:val="2"/>
              <w:sz w:val="24"/>
              <w:szCs w:val="24"/>
              <w14:ligatures w14:val="standardContextual"/>
            </w:rPr>
          </w:pPr>
          <w:hyperlink w:anchor="_Toc236420083" w:history="1">
            <w:r w:rsidRPr="00756074">
              <w:rPr>
                <w:rStyle w:val="Hyperlink"/>
                <w:rFonts w:ascii="Times New Roman" w:hAnsi="Times New Roman" w:cs="Times New Roman"/>
                <w:noProof/>
                <w:sz w:val="24"/>
                <w:szCs w:val="24"/>
              </w:rPr>
              <w:t>4.4.1 Communication Channels Utilised</w:t>
            </w:r>
            <w:r w:rsidRPr="00756074">
              <w:rPr>
                <w:rFonts w:ascii="Times New Roman" w:hAnsi="Times New Roman" w:cs="Times New Roman"/>
                <w:noProof/>
                <w:webHidden/>
                <w:sz w:val="24"/>
                <w:szCs w:val="24"/>
              </w:rPr>
              <w:tab/>
            </w:r>
            <w:r w:rsidRPr="00756074">
              <w:rPr>
                <w:rFonts w:ascii="Times New Roman" w:hAnsi="Times New Roman" w:cs="Times New Roman"/>
                <w:noProof/>
                <w:webHidden/>
                <w:sz w:val="24"/>
                <w:szCs w:val="24"/>
              </w:rPr>
              <w:fldChar w:fldCharType="begin"/>
            </w:r>
            <w:r w:rsidRPr="00756074">
              <w:rPr>
                <w:rFonts w:ascii="Times New Roman" w:hAnsi="Times New Roman" w:cs="Times New Roman"/>
                <w:noProof/>
                <w:webHidden/>
                <w:sz w:val="24"/>
                <w:szCs w:val="24"/>
              </w:rPr>
              <w:instrText xml:space="preserve"> PAGEREF _Toc236420083 \h </w:instrText>
            </w:r>
            <w:r w:rsidRPr="00756074">
              <w:rPr>
                <w:rFonts w:ascii="Times New Roman" w:hAnsi="Times New Roman" w:cs="Times New Roman"/>
                <w:noProof/>
                <w:webHidden/>
                <w:sz w:val="24"/>
                <w:szCs w:val="24"/>
              </w:rPr>
            </w:r>
            <w:r w:rsidRPr="00756074">
              <w:rPr>
                <w:rFonts w:ascii="Times New Roman" w:hAnsi="Times New Roman" w:cs="Times New Roman"/>
                <w:noProof/>
                <w:webHidden/>
                <w:sz w:val="24"/>
                <w:szCs w:val="24"/>
              </w:rPr>
              <w:fldChar w:fldCharType="separate"/>
            </w:r>
            <w:r w:rsidRPr="00756074">
              <w:rPr>
                <w:rFonts w:ascii="Times New Roman" w:hAnsi="Times New Roman" w:cs="Times New Roman"/>
                <w:noProof/>
                <w:webHidden/>
                <w:sz w:val="24"/>
                <w:szCs w:val="24"/>
              </w:rPr>
              <w:t>52</w:t>
            </w:r>
            <w:r w:rsidRPr="00756074">
              <w:rPr>
                <w:rFonts w:ascii="Times New Roman" w:hAnsi="Times New Roman" w:cs="Times New Roman"/>
                <w:noProof/>
                <w:webHidden/>
                <w:sz w:val="24"/>
                <w:szCs w:val="24"/>
              </w:rPr>
              <w:fldChar w:fldCharType="end"/>
            </w:r>
          </w:hyperlink>
        </w:p>
        <w:p w14:paraId="0FA6CBFF" w14:textId="212EE18F" w:rsidR="00756074" w:rsidRPr="00756074" w:rsidRDefault="00756074">
          <w:pPr>
            <w:pStyle w:val="TOC3"/>
            <w:tabs>
              <w:tab w:val="right" w:pos="9019"/>
            </w:tabs>
            <w:rPr>
              <w:rFonts w:ascii="Times New Roman" w:eastAsiaTheme="minorEastAsia" w:hAnsi="Times New Roman" w:cs="Times New Roman"/>
              <w:noProof/>
              <w:kern w:val="2"/>
              <w:sz w:val="24"/>
              <w:szCs w:val="24"/>
              <w14:ligatures w14:val="standardContextual"/>
            </w:rPr>
          </w:pPr>
          <w:hyperlink w:anchor="_Toc236420084" w:history="1">
            <w:r w:rsidRPr="00756074">
              <w:rPr>
                <w:rStyle w:val="Hyperlink"/>
                <w:rFonts w:ascii="Times New Roman" w:hAnsi="Times New Roman" w:cs="Times New Roman"/>
                <w:noProof/>
                <w:sz w:val="24"/>
                <w:szCs w:val="24"/>
              </w:rPr>
              <w:t>4.4.2 Bivariate Analysis of Communication Strategies and FP Uptake</w:t>
            </w:r>
            <w:r w:rsidRPr="00756074">
              <w:rPr>
                <w:rFonts w:ascii="Times New Roman" w:hAnsi="Times New Roman" w:cs="Times New Roman"/>
                <w:noProof/>
                <w:webHidden/>
                <w:sz w:val="24"/>
                <w:szCs w:val="24"/>
              </w:rPr>
              <w:tab/>
            </w:r>
            <w:r w:rsidRPr="00756074">
              <w:rPr>
                <w:rFonts w:ascii="Times New Roman" w:hAnsi="Times New Roman" w:cs="Times New Roman"/>
                <w:noProof/>
                <w:webHidden/>
                <w:sz w:val="24"/>
                <w:szCs w:val="24"/>
              </w:rPr>
              <w:fldChar w:fldCharType="begin"/>
            </w:r>
            <w:r w:rsidRPr="00756074">
              <w:rPr>
                <w:rFonts w:ascii="Times New Roman" w:hAnsi="Times New Roman" w:cs="Times New Roman"/>
                <w:noProof/>
                <w:webHidden/>
                <w:sz w:val="24"/>
                <w:szCs w:val="24"/>
              </w:rPr>
              <w:instrText xml:space="preserve"> PAGEREF _Toc236420084 \h </w:instrText>
            </w:r>
            <w:r w:rsidRPr="00756074">
              <w:rPr>
                <w:rFonts w:ascii="Times New Roman" w:hAnsi="Times New Roman" w:cs="Times New Roman"/>
                <w:noProof/>
                <w:webHidden/>
                <w:sz w:val="24"/>
                <w:szCs w:val="24"/>
              </w:rPr>
            </w:r>
            <w:r w:rsidRPr="00756074">
              <w:rPr>
                <w:rFonts w:ascii="Times New Roman" w:hAnsi="Times New Roman" w:cs="Times New Roman"/>
                <w:noProof/>
                <w:webHidden/>
                <w:sz w:val="24"/>
                <w:szCs w:val="24"/>
              </w:rPr>
              <w:fldChar w:fldCharType="separate"/>
            </w:r>
            <w:r w:rsidRPr="00756074">
              <w:rPr>
                <w:rFonts w:ascii="Times New Roman" w:hAnsi="Times New Roman" w:cs="Times New Roman"/>
                <w:noProof/>
                <w:webHidden/>
                <w:sz w:val="24"/>
                <w:szCs w:val="24"/>
              </w:rPr>
              <w:t>53</w:t>
            </w:r>
            <w:r w:rsidRPr="00756074">
              <w:rPr>
                <w:rFonts w:ascii="Times New Roman" w:hAnsi="Times New Roman" w:cs="Times New Roman"/>
                <w:noProof/>
                <w:webHidden/>
                <w:sz w:val="24"/>
                <w:szCs w:val="24"/>
              </w:rPr>
              <w:fldChar w:fldCharType="end"/>
            </w:r>
          </w:hyperlink>
        </w:p>
        <w:p w14:paraId="0CEC9EED" w14:textId="149BFC00" w:rsidR="00756074" w:rsidRPr="00756074" w:rsidRDefault="00756074">
          <w:pPr>
            <w:pStyle w:val="TOC2"/>
            <w:tabs>
              <w:tab w:val="right" w:pos="9019"/>
            </w:tabs>
            <w:rPr>
              <w:rFonts w:ascii="Times New Roman" w:eastAsiaTheme="minorEastAsia" w:hAnsi="Times New Roman" w:cs="Times New Roman"/>
              <w:noProof/>
              <w:kern w:val="2"/>
              <w:sz w:val="24"/>
              <w:szCs w:val="24"/>
              <w14:ligatures w14:val="standardContextual"/>
            </w:rPr>
          </w:pPr>
          <w:hyperlink w:anchor="_Toc236420085" w:history="1">
            <w:r w:rsidRPr="00756074">
              <w:rPr>
                <w:rStyle w:val="Hyperlink"/>
                <w:rFonts w:ascii="Times New Roman" w:hAnsi="Times New Roman" w:cs="Times New Roman"/>
                <w:noProof/>
                <w:sz w:val="24"/>
                <w:szCs w:val="24"/>
              </w:rPr>
              <w:t>4.5 Bivariate Analysis of Contextual Factors and FP Uptake</w:t>
            </w:r>
            <w:r w:rsidRPr="00756074">
              <w:rPr>
                <w:rFonts w:ascii="Times New Roman" w:hAnsi="Times New Roman" w:cs="Times New Roman"/>
                <w:noProof/>
                <w:webHidden/>
                <w:sz w:val="24"/>
                <w:szCs w:val="24"/>
              </w:rPr>
              <w:tab/>
            </w:r>
            <w:r w:rsidRPr="00756074">
              <w:rPr>
                <w:rFonts w:ascii="Times New Roman" w:hAnsi="Times New Roman" w:cs="Times New Roman"/>
                <w:noProof/>
                <w:webHidden/>
                <w:sz w:val="24"/>
                <w:szCs w:val="24"/>
              </w:rPr>
              <w:fldChar w:fldCharType="begin"/>
            </w:r>
            <w:r w:rsidRPr="00756074">
              <w:rPr>
                <w:rFonts w:ascii="Times New Roman" w:hAnsi="Times New Roman" w:cs="Times New Roman"/>
                <w:noProof/>
                <w:webHidden/>
                <w:sz w:val="24"/>
                <w:szCs w:val="24"/>
              </w:rPr>
              <w:instrText xml:space="preserve"> PAGEREF _Toc236420085 \h </w:instrText>
            </w:r>
            <w:r w:rsidRPr="00756074">
              <w:rPr>
                <w:rFonts w:ascii="Times New Roman" w:hAnsi="Times New Roman" w:cs="Times New Roman"/>
                <w:noProof/>
                <w:webHidden/>
                <w:sz w:val="24"/>
                <w:szCs w:val="24"/>
              </w:rPr>
            </w:r>
            <w:r w:rsidRPr="00756074">
              <w:rPr>
                <w:rFonts w:ascii="Times New Roman" w:hAnsi="Times New Roman" w:cs="Times New Roman"/>
                <w:noProof/>
                <w:webHidden/>
                <w:sz w:val="24"/>
                <w:szCs w:val="24"/>
              </w:rPr>
              <w:fldChar w:fldCharType="separate"/>
            </w:r>
            <w:r w:rsidRPr="00756074">
              <w:rPr>
                <w:rFonts w:ascii="Times New Roman" w:hAnsi="Times New Roman" w:cs="Times New Roman"/>
                <w:noProof/>
                <w:webHidden/>
                <w:sz w:val="24"/>
                <w:szCs w:val="24"/>
              </w:rPr>
              <w:t>55</w:t>
            </w:r>
            <w:r w:rsidRPr="00756074">
              <w:rPr>
                <w:rFonts w:ascii="Times New Roman" w:hAnsi="Times New Roman" w:cs="Times New Roman"/>
                <w:noProof/>
                <w:webHidden/>
                <w:sz w:val="24"/>
                <w:szCs w:val="24"/>
              </w:rPr>
              <w:fldChar w:fldCharType="end"/>
            </w:r>
          </w:hyperlink>
        </w:p>
        <w:p w14:paraId="6C99A0CB" w14:textId="2D2C18FC" w:rsidR="00756074" w:rsidRPr="00756074" w:rsidRDefault="00756074">
          <w:pPr>
            <w:pStyle w:val="TOC3"/>
            <w:tabs>
              <w:tab w:val="right" w:pos="9019"/>
            </w:tabs>
            <w:rPr>
              <w:rFonts w:ascii="Times New Roman" w:eastAsiaTheme="minorEastAsia" w:hAnsi="Times New Roman" w:cs="Times New Roman"/>
              <w:noProof/>
              <w:kern w:val="2"/>
              <w:sz w:val="24"/>
              <w:szCs w:val="24"/>
              <w14:ligatures w14:val="standardContextual"/>
            </w:rPr>
          </w:pPr>
          <w:hyperlink w:anchor="_Toc236420086" w:history="1">
            <w:r w:rsidRPr="00756074">
              <w:rPr>
                <w:rStyle w:val="Hyperlink"/>
                <w:rFonts w:ascii="Times New Roman" w:hAnsi="Times New Roman" w:cs="Times New Roman"/>
                <w:noProof/>
                <w:sz w:val="24"/>
                <w:szCs w:val="24"/>
              </w:rPr>
              <w:t>4.5.1 Chi-Square Analysis of Contextual Factors and FP Uptake</w:t>
            </w:r>
            <w:r w:rsidRPr="00756074">
              <w:rPr>
                <w:rFonts w:ascii="Times New Roman" w:hAnsi="Times New Roman" w:cs="Times New Roman"/>
                <w:noProof/>
                <w:webHidden/>
                <w:sz w:val="24"/>
                <w:szCs w:val="24"/>
              </w:rPr>
              <w:tab/>
            </w:r>
            <w:r w:rsidRPr="00756074">
              <w:rPr>
                <w:rFonts w:ascii="Times New Roman" w:hAnsi="Times New Roman" w:cs="Times New Roman"/>
                <w:noProof/>
                <w:webHidden/>
                <w:sz w:val="24"/>
                <w:szCs w:val="24"/>
              </w:rPr>
              <w:fldChar w:fldCharType="begin"/>
            </w:r>
            <w:r w:rsidRPr="00756074">
              <w:rPr>
                <w:rFonts w:ascii="Times New Roman" w:hAnsi="Times New Roman" w:cs="Times New Roman"/>
                <w:noProof/>
                <w:webHidden/>
                <w:sz w:val="24"/>
                <w:szCs w:val="24"/>
              </w:rPr>
              <w:instrText xml:space="preserve"> PAGEREF _Toc236420086 \h </w:instrText>
            </w:r>
            <w:r w:rsidRPr="00756074">
              <w:rPr>
                <w:rFonts w:ascii="Times New Roman" w:hAnsi="Times New Roman" w:cs="Times New Roman"/>
                <w:noProof/>
                <w:webHidden/>
                <w:sz w:val="24"/>
                <w:szCs w:val="24"/>
              </w:rPr>
            </w:r>
            <w:r w:rsidRPr="00756074">
              <w:rPr>
                <w:rFonts w:ascii="Times New Roman" w:hAnsi="Times New Roman" w:cs="Times New Roman"/>
                <w:noProof/>
                <w:webHidden/>
                <w:sz w:val="24"/>
                <w:szCs w:val="24"/>
              </w:rPr>
              <w:fldChar w:fldCharType="separate"/>
            </w:r>
            <w:r w:rsidRPr="00756074">
              <w:rPr>
                <w:rFonts w:ascii="Times New Roman" w:hAnsi="Times New Roman" w:cs="Times New Roman"/>
                <w:noProof/>
                <w:webHidden/>
                <w:sz w:val="24"/>
                <w:szCs w:val="24"/>
              </w:rPr>
              <w:t>55</w:t>
            </w:r>
            <w:r w:rsidRPr="00756074">
              <w:rPr>
                <w:rFonts w:ascii="Times New Roman" w:hAnsi="Times New Roman" w:cs="Times New Roman"/>
                <w:noProof/>
                <w:webHidden/>
                <w:sz w:val="24"/>
                <w:szCs w:val="24"/>
              </w:rPr>
              <w:fldChar w:fldCharType="end"/>
            </w:r>
          </w:hyperlink>
        </w:p>
        <w:p w14:paraId="5CBA7C83" w14:textId="6B2C7F44" w:rsidR="00756074" w:rsidRPr="00756074" w:rsidRDefault="00756074">
          <w:pPr>
            <w:pStyle w:val="TOC3"/>
            <w:tabs>
              <w:tab w:val="right" w:pos="9019"/>
            </w:tabs>
            <w:rPr>
              <w:rFonts w:ascii="Times New Roman" w:eastAsiaTheme="minorEastAsia" w:hAnsi="Times New Roman" w:cs="Times New Roman"/>
              <w:noProof/>
              <w:kern w:val="2"/>
              <w:sz w:val="24"/>
              <w:szCs w:val="24"/>
              <w14:ligatures w14:val="standardContextual"/>
            </w:rPr>
          </w:pPr>
          <w:hyperlink w:anchor="_Toc236420087" w:history="1">
            <w:r w:rsidRPr="00756074">
              <w:rPr>
                <w:rStyle w:val="Hyperlink"/>
                <w:rFonts w:ascii="Times New Roman" w:hAnsi="Times New Roman" w:cs="Times New Roman"/>
                <w:noProof/>
                <w:sz w:val="24"/>
                <w:szCs w:val="24"/>
              </w:rPr>
              <w:t>4.5.2 Qualitative Insights on Contextual Factors</w:t>
            </w:r>
            <w:r w:rsidRPr="00756074">
              <w:rPr>
                <w:rFonts w:ascii="Times New Roman" w:hAnsi="Times New Roman" w:cs="Times New Roman"/>
                <w:noProof/>
                <w:webHidden/>
                <w:sz w:val="24"/>
                <w:szCs w:val="24"/>
              </w:rPr>
              <w:tab/>
            </w:r>
            <w:r w:rsidRPr="00756074">
              <w:rPr>
                <w:rFonts w:ascii="Times New Roman" w:hAnsi="Times New Roman" w:cs="Times New Roman"/>
                <w:noProof/>
                <w:webHidden/>
                <w:sz w:val="24"/>
                <w:szCs w:val="24"/>
              </w:rPr>
              <w:fldChar w:fldCharType="begin"/>
            </w:r>
            <w:r w:rsidRPr="00756074">
              <w:rPr>
                <w:rFonts w:ascii="Times New Roman" w:hAnsi="Times New Roman" w:cs="Times New Roman"/>
                <w:noProof/>
                <w:webHidden/>
                <w:sz w:val="24"/>
                <w:szCs w:val="24"/>
              </w:rPr>
              <w:instrText xml:space="preserve"> PAGEREF _Toc236420087 \h </w:instrText>
            </w:r>
            <w:r w:rsidRPr="00756074">
              <w:rPr>
                <w:rFonts w:ascii="Times New Roman" w:hAnsi="Times New Roman" w:cs="Times New Roman"/>
                <w:noProof/>
                <w:webHidden/>
                <w:sz w:val="24"/>
                <w:szCs w:val="24"/>
              </w:rPr>
            </w:r>
            <w:r w:rsidRPr="00756074">
              <w:rPr>
                <w:rFonts w:ascii="Times New Roman" w:hAnsi="Times New Roman" w:cs="Times New Roman"/>
                <w:noProof/>
                <w:webHidden/>
                <w:sz w:val="24"/>
                <w:szCs w:val="24"/>
              </w:rPr>
              <w:fldChar w:fldCharType="separate"/>
            </w:r>
            <w:r w:rsidRPr="00756074">
              <w:rPr>
                <w:rFonts w:ascii="Times New Roman" w:hAnsi="Times New Roman" w:cs="Times New Roman"/>
                <w:noProof/>
                <w:webHidden/>
                <w:sz w:val="24"/>
                <w:szCs w:val="24"/>
              </w:rPr>
              <w:t>57</w:t>
            </w:r>
            <w:r w:rsidRPr="00756074">
              <w:rPr>
                <w:rFonts w:ascii="Times New Roman" w:hAnsi="Times New Roman" w:cs="Times New Roman"/>
                <w:noProof/>
                <w:webHidden/>
                <w:sz w:val="24"/>
                <w:szCs w:val="24"/>
              </w:rPr>
              <w:fldChar w:fldCharType="end"/>
            </w:r>
          </w:hyperlink>
        </w:p>
        <w:p w14:paraId="794795A9" w14:textId="23356B34" w:rsidR="00756074" w:rsidRPr="00756074" w:rsidRDefault="00756074">
          <w:pPr>
            <w:pStyle w:val="TOC2"/>
            <w:tabs>
              <w:tab w:val="right" w:pos="9019"/>
            </w:tabs>
            <w:rPr>
              <w:rFonts w:ascii="Times New Roman" w:eastAsiaTheme="minorEastAsia" w:hAnsi="Times New Roman" w:cs="Times New Roman"/>
              <w:noProof/>
              <w:kern w:val="2"/>
              <w:sz w:val="24"/>
              <w:szCs w:val="24"/>
              <w14:ligatures w14:val="standardContextual"/>
            </w:rPr>
          </w:pPr>
          <w:hyperlink w:anchor="_Toc236420088" w:history="1">
            <w:r w:rsidRPr="00756074">
              <w:rPr>
                <w:rStyle w:val="Hyperlink"/>
                <w:rFonts w:ascii="Times New Roman" w:hAnsi="Times New Roman" w:cs="Times New Roman"/>
                <w:noProof/>
                <w:sz w:val="24"/>
                <w:szCs w:val="24"/>
              </w:rPr>
              <w:t>4.6 Multivariable Logistic Regression Model</w:t>
            </w:r>
            <w:r w:rsidRPr="00756074">
              <w:rPr>
                <w:rFonts w:ascii="Times New Roman" w:hAnsi="Times New Roman" w:cs="Times New Roman"/>
                <w:noProof/>
                <w:webHidden/>
                <w:sz w:val="24"/>
                <w:szCs w:val="24"/>
              </w:rPr>
              <w:tab/>
            </w:r>
            <w:r w:rsidRPr="00756074">
              <w:rPr>
                <w:rFonts w:ascii="Times New Roman" w:hAnsi="Times New Roman" w:cs="Times New Roman"/>
                <w:noProof/>
                <w:webHidden/>
                <w:sz w:val="24"/>
                <w:szCs w:val="24"/>
              </w:rPr>
              <w:fldChar w:fldCharType="begin"/>
            </w:r>
            <w:r w:rsidRPr="00756074">
              <w:rPr>
                <w:rFonts w:ascii="Times New Roman" w:hAnsi="Times New Roman" w:cs="Times New Roman"/>
                <w:noProof/>
                <w:webHidden/>
                <w:sz w:val="24"/>
                <w:szCs w:val="24"/>
              </w:rPr>
              <w:instrText xml:space="preserve"> PAGEREF _Toc236420088 \h </w:instrText>
            </w:r>
            <w:r w:rsidRPr="00756074">
              <w:rPr>
                <w:rFonts w:ascii="Times New Roman" w:hAnsi="Times New Roman" w:cs="Times New Roman"/>
                <w:noProof/>
                <w:webHidden/>
                <w:sz w:val="24"/>
                <w:szCs w:val="24"/>
              </w:rPr>
            </w:r>
            <w:r w:rsidRPr="00756074">
              <w:rPr>
                <w:rFonts w:ascii="Times New Roman" w:hAnsi="Times New Roman" w:cs="Times New Roman"/>
                <w:noProof/>
                <w:webHidden/>
                <w:sz w:val="24"/>
                <w:szCs w:val="24"/>
              </w:rPr>
              <w:fldChar w:fldCharType="separate"/>
            </w:r>
            <w:r w:rsidRPr="00756074">
              <w:rPr>
                <w:rFonts w:ascii="Times New Roman" w:hAnsi="Times New Roman" w:cs="Times New Roman"/>
                <w:noProof/>
                <w:webHidden/>
                <w:sz w:val="24"/>
                <w:szCs w:val="24"/>
              </w:rPr>
              <w:t>58</w:t>
            </w:r>
            <w:r w:rsidRPr="00756074">
              <w:rPr>
                <w:rFonts w:ascii="Times New Roman" w:hAnsi="Times New Roman" w:cs="Times New Roman"/>
                <w:noProof/>
                <w:webHidden/>
                <w:sz w:val="24"/>
                <w:szCs w:val="24"/>
              </w:rPr>
              <w:fldChar w:fldCharType="end"/>
            </w:r>
          </w:hyperlink>
        </w:p>
        <w:p w14:paraId="4A458010" w14:textId="6689CCCF" w:rsidR="00756074" w:rsidRPr="00756074" w:rsidRDefault="00756074">
          <w:pPr>
            <w:pStyle w:val="TOC2"/>
            <w:tabs>
              <w:tab w:val="right" w:pos="9019"/>
            </w:tabs>
            <w:rPr>
              <w:rFonts w:ascii="Times New Roman" w:eastAsiaTheme="minorEastAsia" w:hAnsi="Times New Roman" w:cs="Times New Roman"/>
              <w:noProof/>
              <w:kern w:val="2"/>
              <w:sz w:val="24"/>
              <w:szCs w:val="24"/>
              <w14:ligatures w14:val="standardContextual"/>
            </w:rPr>
          </w:pPr>
          <w:hyperlink w:anchor="_Toc236420089" w:history="1">
            <w:r w:rsidRPr="00756074">
              <w:rPr>
                <w:rStyle w:val="Hyperlink"/>
                <w:rFonts w:ascii="Times New Roman" w:hAnsi="Times New Roman" w:cs="Times New Roman"/>
                <w:noProof/>
                <w:sz w:val="24"/>
                <w:szCs w:val="24"/>
              </w:rPr>
              <w:t>4.7 Summary of Fin</w:t>
            </w:r>
            <w:r w:rsidRPr="00756074">
              <w:rPr>
                <w:rStyle w:val="Hyperlink"/>
                <w:rFonts w:ascii="Times New Roman" w:hAnsi="Times New Roman" w:cs="Times New Roman"/>
                <w:noProof/>
                <w:sz w:val="24"/>
                <w:szCs w:val="24"/>
              </w:rPr>
              <w:t>d</w:t>
            </w:r>
            <w:r w:rsidRPr="00756074">
              <w:rPr>
                <w:rStyle w:val="Hyperlink"/>
                <w:rFonts w:ascii="Times New Roman" w:hAnsi="Times New Roman" w:cs="Times New Roman"/>
                <w:noProof/>
                <w:sz w:val="24"/>
                <w:szCs w:val="24"/>
              </w:rPr>
              <w:t>ings</w:t>
            </w:r>
            <w:r w:rsidRPr="00756074">
              <w:rPr>
                <w:rFonts w:ascii="Times New Roman" w:hAnsi="Times New Roman" w:cs="Times New Roman"/>
                <w:noProof/>
                <w:webHidden/>
                <w:sz w:val="24"/>
                <w:szCs w:val="24"/>
              </w:rPr>
              <w:tab/>
            </w:r>
            <w:r w:rsidRPr="00756074">
              <w:rPr>
                <w:rFonts w:ascii="Times New Roman" w:hAnsi="Times New Roman" w:cs="Times New Roman"/>
                <w:noProof/>
                <w:webHidden/>
                <w:sz w:val="24"/>
                <w:szCs w:val="24"/>
              </w:rPr>
              <w:fldChar w:fldCharType="begin"/>
            </w:r>
            <w:r w:rsidRPr="00756074">
              <w:rPr>
                <w:rFonts w:ascii="Times New Roman" w:hAnsi="Times New Roman" w:cs="Times New Roman"/>
                <w:noProof/>
                <w:webHidden/>
                <w:sz w:val="24"/>
                <w:szCs w:val="24"/>
              </w:rPr>
              <w:instrText xml:space="preserve"> PAGEREF _Toc236420089 \h </w:instrText>
            </w:r>
            <w:r w:rsidRPr="00756074">
              <w:rPr>
                <w:rFonts w:ascii="Times New Roman" w:hAnsi="Times New Roman" w:cs="Times New Roman"/>
                <w:noProof/>
                <w:webHidden/>
                <w:sz w:val="24"/>
                <w:szCs w:val="24"/>
              </w:rPr>
            </w:r>
            <w:r w:rsidRPr="00756074">
              <w:rPr>
                <w:rFonts w:ascii="Times New Roman" w:hAnsi="Times New Roman" w:cs="Times New Roman"/>
                <w:noProof/>
                <w:webHidden/>
                <w:sz w:val="24"/>
                <w:szCs w:val="24"/>
              </w:rPr>
              <w:fldChar w:fldCharType="separate"/>
            </w:r>
            <w:r w:rsidRPr="00756074">
              <w:rPr>
                <w:rFonts w:ascii="Times New Roman" w:hAnsi="Times New Roman" w:cs="Times New Roman"/>
                <w:noProof/>
                <w:webHidden/>
                <w:sz w:val="24"/>
                <w:szCs w:val="24"/>
              </w:rPr>
              <w:t>59</w:t>
            </w:r>
            <w:r w:rsidRPr="00756074">
              <w:rPr>
                <w:rFonts w:ascii="Times New Roman" w:hAnsi="Times New Roman" w:cs="Times New Roman"/>
                <w:noProof/>
                <w:webHidden/>
                <w:sz w:val="24"/>
                <w:szCs w:val="24"/>
              </w:rPr>
              <w:fldChar w:fldCharType="end"/>
            </w:r>
          </w:hyperlink>
        </w:p>
        <w:p w14:paraId="674EAF77" w14:textId="72AE34B8" w:rsidR="00756074" w:rsidRPr="00756074" w:rsidRDefault="00756074">
          <w:pPr>
            <w:pStyle w:val="TOC1"/>
            <w:tabs>
              <w:tab w:val="right" w:pos="9019"/>
            </w:tabs>
            <w:rPr>
              <w:rFonts w:ascii="Times New Roman" w:eastAsiaTheme="minorEastAsia" w:hAnsi="Times New Roman" w:cs="Times New Roman"/>
              <w:noProof/>
              <w:kern w:val="2"/>
              <w:sz w:val="24"/>
              <w:szCs w:val="24"/>
              <w14:ligatures w14:val="standardContextual"/>
            </w:rPr>
          </w:pPr>
          <w:hyperlink w:anchor="_Toc236420090" w:history="1">
            <w:r w:rsidRPr="00756074">
              <w:rPr>
                <w:rStyle w:val="Hyperlink"/>
                <w:rFonts w:ascii="Times New Roman" w:hAnsi="Times New Roman" w:cs="Times New Roman"/>
                <w:noProof/>
                <w:sz w:val="24"/>
                <w:szCs w:val="24"/>
              </w:rPr>
              <w:t>CHAPTER FIVE</w:t>
            </w:r>
            <w:r w:rsidRPr="00756074">
              <w:rPr>
                <w:rFonts w:ascii="Times New Roman" w:hAnsi="Times New Roman" w:cs="Times New Roman"/>
                <w:noProof/>
                <w:webHidden/>
                <w:sz w:val="24"/>
                <w:szCs w:val="24"/>
              </w:rPr>
              <w:tab/>
            </w:r>
            <w:r w:rsidRPr="00756074">
              <w:rPr>
                <w:rFonts w:ascii="Times New Roman" w:hAnsi="Times New Roman" w:cs="Times New Roman"/>
                <w:noProof/>
                <w:webHidden/>
                <w:sz w:val="24"/>
                <w:szCs w:val="24"/>
              </w:rPr>
              <w:fldChar w:fldCharType="begin"/>
            </w:r>
            <w:r w:rsidRPr="00756074">
              <w:rPr>
                <w:rFonts w:ascii="Times New Roman" w:hAnsi="Times New Roman" w:cs="Times New Roman"/>
                <w:noProof/>
                <w:webHidden/>
                <w:sz w:val="24"/>
                <w:szCs w:val="24"/>
              </w:rPr>
              <w:instrText xml:space="preserve"> PAGEREF _Toc236420090 \h </w:instrText>
            </w:r>
            <w:r w:rsidRPr="00756074">
              <w:rPr>
                <w:rFonts w:ascii="Times New Roman" w:hAnsi="Times New Roman" w:cs="Times New Roman"/>
                <w:noProof/>
                <w:webHidden/>
                <w:sz w:val="24"/>
                <w:szCs w:val="24"/>
              </w:rPr>
            </w:r>
            <w:r w:rsidRPr="00756074">
              <w:rPr>
                <w:rFonts w:ascii="Times New Roman" w:hAnsi="Times New Roman" w:cs="Times New Roman"/>
                <w:noProof/>
                <w:webHidden/>
                <w:sz w:val="24"/>
                <w:szCs w:val="24"/>
              </w:rPr>
              <w:fldChar w:fldCharType="separate"/>
            </w:r>
            <w:r w:rsidRPr="00756074">
              <w:rPr>
                <w:rFonts w:ascii="Times New Roman" w:hAnsi="Times New Roman" w:cs="Times New Roman"/>
                <w:noProof/>
                <w:webHidden/>
                <w:sz w:val="24"/>
                <w:szCs w:val="24"/>
              </w:rPr>
              <w:t>61</w:t>
            </w:r>
            <w:r w:rsidRPr="00756074">
              <w:rPr>
                <w:rFonts w:ascii="Times New Roman" w:hAnsi="Times New Roman" w:cs="Times New Roman"/>
                <w:noProof/>
                <w:webHidden/>
                <w:sz w:val="24"/>
                <w:szCs w:val="24"/>
              </w:rPr>
              <w:fldChar w:fldCharType="end"/>
            </w:r>
          </w:hyperlink>
        </w:p>
        <w:p w14:paraId="50AE5746" w14:textId="708F8746" w:rsidR="00756074" w:rsidRPr="00756074" w:rsidRDefault="00756074">
          <w:pPr>
            <w:pStyle w:val="TOC1"/>
            <w:tabs>
              <w:tab w:val="right" w:pos="9019"/>
            </w:tabs>
            <w:rPr>
              <w:rFonts w:ascii="Times New Roman" w:eastAsiaTheme="minorEastAsia" w:hAnsi="Times New Roman" w:cs="Times New Roman"/>
              <w:noProof/>
              <w:kern w:val="2"/>
              <w:sz w:val="24"/>
              <w:szCs w:val="24"/>
              <w14:ligatures w14:val="standardContextual"/>
            </w:rPr>
          </w:pPr>
          <w:hyperlink w:anchor="_Toc236420091" w:history="1">
            <w:r w:rsidRPr="00756074">
              <w:rPr>
                <w:rStyle w:val="Hyperlink"/>
                <w:rFonts w:ascii="Times New Roman" w:hAnsi="Times New Roman" w:cs="Times New Roman"/>
                <w:noProof/>
                <w:sz w:val="24"/>
                <w:szCs w:val="24"/>
              </w:rPr>
              <w:t>DISCUSSION</w:t>
            </w:r>
            <w:r w:rsidRPr="00756074">
              <w:rPr>
                <w:rFonts w:ascii="Times New Roman" w:hAnsi="Times New Roman" w:cs="Times New Roman"/>
                <w:noProof/>
                <w:webHidden/>
                <w:sz w:val="24"/>
                <w:szCs w:val="24"/>
              </w:rPr>
              <w:tab/>
            </w:r>
            <w:r w:rsidRPr="00756074">
              <w:rPr>
                <w:rFonts w:ascii="Times New Roman" w:hAnsi="Times New Roman" w:cs="Times New Roman"/>
                <w:noProof/>
                <w:webHidden/>
                <w:sz w:val="24"/>
                <w:szCs w:val="24"/>
              </w:rPr>
              <w:fldChar w:fldCharType="begin"/>
            </w:r>
            <w:r w:rsidRPr="00756074">
              <w:rPr>
                <w:rFonts w:ascii="Times New Roman" w:hAnsi="Times New Roman" w:cs="Times New Roman"/>
                <w:noProof/>
                <w:webHidden/>
                <w:sz w:val="24"/>
                <w:szCs w:val="24"/>
              </w:rPr>
              <w:instrText xml:space="preserve"> PAGEREF _Toc236420091 \h </w:instrText>
            </w:r>
            <w:r w:rsidRPr="00756074">
              <w:rPr>
                <w:rFonts w:ascii="Times New Roman" w:hAnsi="Times New Roman" w:cs="Times New Roman"/>
                <w:noProof/>
                <w:webHidden/>
                <w:sz w:val="24"/>
                <w:szCs w:val="24"/>
              </w:rPr>
            </w:r>
            <w:r w:rsidRPr="00756074">
              <w:rPr>
                <w:rFonts w:ascii="Times New Roman" w:hAnsi="Times New Roman" w:cs="Times New Roman"/>
                <w:noProof/>
                <w:webHidden/>
                <w:sz w:val="24"/>
                <w:szCs w:val="24"/>
              </w:rPr>
              <w:fldChar w:fldCharType="separate"/>
            </w:r>
            <w:r w:rsidRPr="00756074">
              <w:rPr>
                <w:rFonts w:ascii="Times New Roman" w:hAnsi="Times New Roman" w:cs="Times New Roman"/>
                <w:noProof/>
                <w:webHidden/>
                <w:sz w:val="24"/>
                <w:szCs w:val="24"/>
              </w:rPr>
              <w:t>61</w:t>
            </w:r>
            <w:r w:rsidRPr="00756074">
              <w:rPr>
                <w:rFonts w:ascii="Times New Roman" w:hAnsi="Times New Roman" w:cs="Times New Roman"/>
                <w:noProof/>
                <w:webHidden/>
                <w:sz w:val="24"/>
                <w:szCs w:val="24"/>
              </w:rPr>
              <w:fldChar w:fldCharType="end"/>
            </w:r>
          </w:hyperlink>
        </w:p>
        <w:p w14:paraId="4B56F99C" w14:textId="7FF09CA9" w:rsidR="00756074" w:rsidRPr="00756074" w:rsidRDefault="00756074">
          <w:pPr>
            <w:pStyle w:val="TOC2"/>
            <w:tabs>
              <w:tab w:val="right" w:pos="9019"/>
            </w:tabs>
            <w:rPr>
              <w:rFonts w:ascii="Times New Roman" w:eastAsiaTheme="minorEastAsia" w:hAnsi="Times New Roman" w:cs="Times New Roman"/>
              <w:noProof/>
              <w:kern w:val="2"/>
              <w:sz w:val="24"/>
              <w:szCs w:val="24"/>
              <w14:ligatures w14:val="standardContextual"/>
            </w:rPr>
          </w:pPr>
          <w:hyperlink w:anchor="_Toc236420092" w:history="1">
            <w:r w:rsidRPr="00756074">
              <w:rPr>
                <w:rStyle w:val="Hyperlink"/>
                <w:rFonts w:ascii="Times New Roman" w:hAnsi="Times New Roman" w:cs="Times New Roman"/>
                <w:noProof/>
                <w:sz w:val="24"/>
                <w:szCs w:val="24"/>
              </w:rPr>
              <w:t>5.1 Introduction</w:t>
            </w:r>
            <w:r w:rsidRPr="00756074">
              <w:rPr>
                <w:rFonts w:ascii="Times New Roman" w:hAnsi="Times New Roman" w:cs="Times New Roman"/>
                <w:noProof/>
                <w:webHidden/>
                <w:sz w:val="24"/>
                <w:szCs w:val="24"/>
              </w:rPr>
              <w:tab/>
            </w:r>
            <w:r w:rsidRPr="00756074">
              <w:rPr>
                <w:rFonts w:ascii="Times New Roman" w:hAnsi="Times New Roman" w:cs="Times New Roman"/>
                <w:noProof/>
                <w:webHidden/>
                <w:sz w:val="24"/>
                <w:szCs w:val="24"/>
              </w:rPr>
              <w:fldChar w:fldCharType="begin"/>
            </w:r>
            <w:r w:rsidRPr="00756074">
              <w:rPr>
                <w:rFonts w:ascii="Times New Roman" w:hAnsi="Times New Roman" w:cs="Times New Roman"/>
                <w:noProof/>
                <w:webHidden/>
                <w:sz w:val="24"/>
                <w:szCs w:val="24"/>
              </w:rPr>
              <w:instrText xml:space="preserve"> PAGEREF _Toc236420092 \h </w:instrText>
            </w:r>
            <w:r w:rsidRPr="00756074">
              <w:rPr>
                <w:rFonts w:ascii="Times New Roman" w:hAnsi="Times New Roman" w:cs="Times New Roman"/>
                <w:noProof/>
                <w:webHidden/>
                <w:sz w:val="24"/>
                <w:szCs w:val="24"/>
              </w:rPr>
            </w:r>
            <w:r w:rsidRPr="00756074">
              <w:rPr>
                <w:rFonts w:ascii="Times New Roman" w:hAnsi="Times New Roman" w:cs="Times New Roman"/>
                <w:noProof/>
                <w:webHidden/>
                <w:sz w:val="24"/>
                <w:szCs w:val="24"/>
              </w:rPr>
              <w:fldChar w:fldCharType="separate"/>
            </w:r>
            <w:r w:rsidRPr="00756074">
              <w:rPr>
                <w:rFonts w:ascii="Times New Roman" w:hAnsi="Times New Roman" w:cs="Times New Roman"/>
                <w:noProof/>
                <w:webHidden/>
                <w:sz w:val="24"/>
                <w:szCs w:val="24"/>
              </w:rPr>
              <w:t>61</w:t>
            </w:r>
            <w:r w:rsidRPr="00756074">
              <w:rPr>
                <w:rFonts w:ascii="Times New Roman" w:hAnsi="Times New Roman" w:cs="Times New Roman"/>
                <w:noProof/>
                <w:webHidden/>
                <w:sz w:val="24"/>
                <w:szCs w:val="24"/>
              </w:rPr>
              <w:fldChar w:fldCharType="end"/>
            </w:r>
          </w:hyperlink>
        </w:p>
        <w:p w14:paraId="62B2C610" w14:textId="239800FC" w:rsidR="00756074" w:rsidRPr="00756074" w:rsidRDefault="00756074">
          <w:pPr>
            <w:pStyle w:val="TOC2"/>
            <w:tabs>
              <w:tab w:val="right" w:pos="9019"/>
            </w:tabs>
            <w:rPr>
              <w:rFonts w:ascii="Times New Roman" w:eastAsiaTheme="minorEastAsia" w:hAnsi="Times New Roman" w:cs="Times New Roman"/>
              <w:noProof/>
              <w:kern w:val="2"/>
              <w:sz w:val="24"/>
              <w:szCs w:val="24"/>
              <w14:ligatures w14:val="standardContextual"/>
            </w:rPr>
          </w:pPr>
          <w:hyperlink w:anchor="_Toc236420093" w:history="1">
            <w:r w:rsidRPr="00756074">
              <w:rPr>
                <w:rStyle w:val="Hyperlink"/>
                <w:rFonts w:ascii="Times New Roman" w:hAnsi="Times New Roman" w:cs="Times New Roman"/>
                <w:noProof/>
                <w:sz w:val="24"/>
                <w:szCs w:val="24"/>
              </w:rPr>
              <w:t>5.2 Interpersonal Communication as the Most Influential Channel</w:t>
            </w:r>
            <w:r w:rsidRPr="00756074">
              <w:rPr>
                <w:rFonts w:ascii="Times New Roman" w:hAnsi="Times New Roman" w:cs="Times New Roman"/>
                <w:noProof/>
                <w:webHidden/>
                <w:sz w:val="24"/>
                <w:szCs w:val="24"/>
              </w:rPr>
              <w:tab/>
            </w:r>
            <w:r w:rsidRPr="00756074">
              <w:rPr>
                <w:rFonts w:ascii="Times New Roman" w:hAnsi="Times New Roman" w:cs="Times New Roman"/>
                <w:noProof/>
                <w:webHidden/>
                <w:sz w:val="24"/>
                <w:szCs w:val="24"/>
              </w:rPr>
              <w:fldChar w:fldCharType="begin"/>
            </w:r>
            <w:r w:rsidRPr="00756074">
              <w:rPr>
                <w:rFonts w:ascii="Times New Roman" w:hAnsi="Times New Roman" w:cs="Times New Roman"/>
                <w:noProof/>
                <w:webHidden/>
                <w:sz w:val="24"/>
                <w:szCs w:val="24"/>
              </w:rPr>
              <w:instrText xml:space="preserve"> PAGEREF _Toc236420093 \h </w:instrText>
            </w:r>
            <w:r w:rsidRPr="00756074">
              <w:rPr>
                <w:rFonts w:ascii="Times New Roman" w:hAnsi="Times New Roman" w:cs="Times New Roman"/>
                <w:noProof/>
                <w:webHidden/>
                <w:sz w:val="24"/>
                <w:szCs w:val="24"/>
              </w:rPr>
            </w:r>
            <w:r w:rsidRPr="00756074">
              <w:rPr>
                <w:rFonts w:ascii="Times New Roman" w:hAnsi="Times New Roman" w:cs="Times New Roman"/>
                <w:noProof/>
                <w:webHidden/>
                <w:sz w:val="24"/>
                <w:szCs w:val="24"/>
              </w:rPr>
              <w:fldChar w:fldCharType="separate"/>
            </w:r>
            <w:r w:rsidRPr="00756074">
              <w:rPr>
                <w:rFonts w:ascii="Times New Roman" w:hAnsi="Times New Roman" w:cs="Times New Roman"/>
                <w:noProof/>
                <w:webHidden/>
                <w:sz w:val="24"/>
                <w:szCs w:val="24"/>
              </w:rPr>
              <w:t>61</w:t>
            </w:r>
            <w:r w:rsidRPr="00756074">
              <w:rPr>
                <w:rFonts w:ascii="Times New Roman" w:hAnsi="Times New Roman" w:cs="Times New Roman"/>
                <w:noProof/>
                <w:webHidden/>
                <w:sz w:val="24"/>
                <w:szCs w:val="24"/>
              </w:rPr>
              <w:fldChar w:fldCharType="end"/>
            </w:r>
          </w:hyperlink>
        </w:p>
        <w:p w14:paraId="7F653F55" w14:textId="255F079A" w:rsidR="00756074" w:rsidRPr="00756074" w:rsidRDefault="00756074">
          <w:pPr>
            <w:pStyle w:val="TOC2"/>
            <w:tabs>
              <w:tab w:val="right" w:pos="9019"/>
            </w:tabs>
            <w:rPr>
              <w:rFonts w:ascii="Times New Roman" w:eastAsiaTheme="minorEastAsia" w:hAnsi="Times New Roman" w:cs="Times New Roman"/>
              <w:noProof/>
              <w:kern w:val="2"/>
              <w:sz w:val="24"/>
              <w:szCs w:val="24"/>
              <w14:ligatures w14:val="standardContextual"/>
            </w:rPr>
          </w:pPr>
          <w:hyperlink w:anchor="_Toc236420094" w:history="1">
            <w:r w:rsidRPr="00756074">
              <w:rPr>
                <w:rStyle w:val="Hyperlink"/>
                <w:rFonts w:ascii="Times New Roman" w:hAnsi="Times New Roman" w:cs="Times New Roman"/>
                <w:noProof/>
                <w:sz w:val="24"/>
                <w:szCs w:val="24"/>
              </w:rPr>
              <w:t>5.3 Language Accessibility and the Exclusion of Marginalised Women</w:t>
            </w:r>
            <w:r w:rsidRPr="00756074">
              <w:rPr>
                <w:rFonts w:ascii="Times New Roman" w:hAnsi="Times New Roman" w:cs="Times New Roman"/>
                <w:noProof/>
                <w:webHidden/>
                <w:sz w:val="24"/>
                <w:szCs w:val="24"/>
              </w:rPr>
              <w:tab/>
            </w:r>
            <w:r w:rsidRPr="00756074">
              <w:rPr>
                <w:rFonts w:ascii="Times New Roman" w:hAnsi="Times New Roman" w:cs="Times New Roman"/>
                <w:noProof/>
                <w:webHidden/>
                <w:sz w:val="24"/>
                <w:szCs w:val="24"/>
              </w:rPr>
              <w:fldChar w:fldCharType="begin"/>
            </w:r>
            <w:r w:rsidRPr="00756074">
              <w:rPr>
                <w:rFonts w:ascii="Times New Roman" w:hAnsi="Times New Roman" w:cs="Times New Roman"/>
                <w:noProof/>
                <w:webHidden/>
                <w:sz w:val="24"/>
                <w:szCs w:val="24"/>
              </w:rPr>
              <w:instrText xml:space="preserve"> PAGEREF _Toc236420094 \h </w:instrText>
            </w:r>
            <w:r w:rsidRPr="00756074">
              <w:rPr>
                <w:rFonts w:ascii="Times New Roman" w:hAnsi="Times New Roman" w:cs="Times New Roman"/>
                <w:noProof/>
                <w:webHidden/>
                <w:sz w:val="24"/>
                <w:szCs w:val="24"/>
              </w:rPr>
            </w:r>
            <w:r w:rsidRPr="00756074">
              <w:rPr>
                <w:rFonts w:ascii="Times New Roman" w:hAnsi="Times New Roman" w:cs="Times New Roman"/>
                <w:noProof/>
                <w:webHidden/>
                <w:sz w:val="24"/>
                <w:szCs w:val="24"/>
              </w:rPr>
              <w:fldChar w:fldCharType="separate"/>
            </w:r>
            <w:r w:rsidRPr="00756074">
              <w:rPr>
                <w:rFonts w:ascii="Times New Roman" w:hAnsi="Times New Roman" w:cs="Times New Roman"/>
                <w:noProof/>
                <w:webHidden/>
                <w:sz w:val="24"/>
                <w:szCs w:val="24"/>
              </w:rPr>
              <w:t>62</w:t>
            </w:r>
            <w:r w:rsidRPr="00756074">
              <w:rPr>
                <w:rFonts w:ascii="Times New Roman" w:hAnsi="Times New Roman" w:cs="Times New Roman"/>
                <w:noProof/>
                <w:webHidden/>
                <w:sz w:val="24"/>
                <w:szCs w:val="24"/>
              </w:rPr>
              <w:fldChar w:fldCharType="end"/>
            </w:r>
          </w:hyperlink>
        </w:p>
        <w:p w14:paraId="6A3B92D1" w14:textId="031F805D" w:rsidR="00756074" w:rsidRPr="00756074" w:rsidRDefault="00756074">
          <w:pPr>
            <w:pStyle w:val="TOC2"/>
            <w:tabs>
              <w:tab w:val="right" w:pos="9019"/>
            </w:tabs>
            <w:rPr>
              <w:rFonts w:ascii="Times New Roman" w:eastAsiaTheme="minorEastAsia" w:hAnsi="Times New Roman" w:cs="Times New Roman"/>
              <w:noProof/>
              <w:kern w:val="2"/>
              <w:sz w:val="24"/>
              <w:szCs w:val="24"/>
              <w14:ligatures w14:val="standardContextual"/>
            </w:rPr>
          </w:pPr>
          <w:hyperlink w:anchor="_Toc236420095" w:history="1">
            <w:r w:rsidRPr="00756074">
              <w:rPr>
                <w:rStyle w:val="Hyperlink"/>
                <w:rFonts w:ascii="Times New Roman" w:hAnsi="Times New Roman" w:cs="Times New Roman"/>
                <w:noProof/>
                <w:sz w:val="24"/>
                <w:szCs w:val="24"/>
              </w:rPr>
              <w:t>5.4 Cultural Sensitivity and the Alignment of Messages with Local Values</w:t>
            </w:r>
            <w:r w:rsidRPr="00756074">
              <w:rPr>
                <w:rFonts w:ascii="Times New Roman" w:hAnsi="Times New Roman" w:cs="Times New Roman"/>
                <w:noProof/>
                <w:webHidden/>
                <w:sz w:val="24"/>
                <w:szCs w:val="24"/>
              </w:rPr>
              <w:tab/>
            </w:r>
            <w:r w:rsidRPr="00756074">
              <w:rPr>
                <w:rFonts w:ascii="Times New Roman" w:hAnsi="Times New Roman" w:cs="Times New Roman"/>
                <w:noProof/>
                <w:webHidden/>
                <w:sz w:val="24"/>
                <w:szCs w:val="24"/>
              </w:rPr>
              <w:fldChar w:fldCharType="begin"/>
            </w:r>
            <w:r w:rsidRPr="00756074">
              <w:rPr>
                <w:rFonts w:ascii="Times New Roman" w:hAnsi="Times New Roman" w:cs="Times New Roman"/>
                <w:noProof/>
                <w:webHidden/>
                <w:sz w:val="24"/>
                <w:szCs w:val="24"/>
              </w:rPr>
              <w:instrText xml:space="preserve"> PAGEREF _Toc236420095 \h </w:instrText>
            </w:r>
            <w:r w:rsidRPr="00756074">
              <w:rPr>
                <w:rFonts w:ascii="Times New Roman" w:hAnsi="Times New Roman" w:cs="Times New Roman"/>
                <w:noProof/>
                <w:webHidden/>
                <w:sz w:val="24"/>
                <w:szCs w:val="24"/>
              </w:rPr>
            </w:r>
            <w:r w:rsidRPr="00756074">
              <w:rPr>
                <w:rFonts w:ascii="Times New Roman" w:hAnsi="Times New Roman" w:cs="Times New Roman"/>
                <w:noProof/>
                <w:webHidden/>
                <w:sz w:val="24"/>
                <w:szCs w:val="24"/>
              </w:rPr>
              <w:fldChar w:fldCharType="separate"/>
            </w:r>
            <w:r w:rsidRPr="00756074">
              <w:rPr>
                <w:rFonts w:ascii="Times New Roman" w:hAnsi="Times New Roman" w:cs="Times New Roman"/>
                <w:noProof/>
                <w:webHidden/>
                <w:sz w:val="24"/>
                <w:szCs w:val="24"/>
              </w:rPr>
              <w:t>63</w:t>
            </w:r>
            <w:r w:rsidRPr="00756074">
              <w:rPr>
                <w:rFonts w:ascii="Times New Roman" w:hAnsi="Times New Roman" w:cs="Times New Roman"/>
                <w:noProof/>
                <w:webHidden/>
                <w:sz w:val="24"/>
                <w:szCs w:val="24"/>
              </w:rPr>
              <w:fldChar w:fldCharType="end"/>
            </w:r>
          </w:hyperlink>
        </w:p>
        <w:p w14:paraId="0A7C4E58" w14:textId="1B294A6D" w:rsidR="00756074" w:rsidRPr="00756074" w:rsidRDefault="00756074">
          <w:pPr>
            <w:pStyle w:val="TOC2"/>
            <w:tabs>
              <w:tab w:val="right" w:pos="9019"/>
            </w:tabs>
            <w:rPr>
              <w:rFonts w:ascii="Times New Roman" w:eastAsiaTheme="minorEastAsia" w:hAnsi="Times New Roman" w:cs="Times New Roman"/>
              <w:noProof/>
              <w:kern w:val="2"/>
              <w:sz w:val="24"/>
              <w:szCs w:val="24"/>
              <w14:ligatures w14:val="standardContextual"/>
            </w:rPr>
          </w:pPr>
          <w:hyperlink w:anchor="_Toc236420096" w:history="1">
            <w:r w:rsidRPr="00756074">
              <w:rPr>
                <w:rStyle w:val="Hyperlink"/>
                <w:rFonts w:ascii="Times New Roman" w:hAnsi="Times New Roman" w:cs="Times New Roman"/>
                <w:noProof/>
                <w:sz w:val="24"/>
                <w:szCs w:val="24"/>
              </w:rPr>
              <w:t>5.5 Male Involvement and Gendered Power Dynamics</w:t>
            </w:r>
            <w:r w:rsidRPr="00756074">
              <w:rPr>
                <w:rFonts w:ascii="Times New Roman" w:hAnsi="Times New Roman" w:cs="Times New Roman"/>
                <w:noProof/>
                <w:webHidden/>
                <w:sz w:val="24"/>
                <w:szCs w:val="24"/>
              </w:rPr>
              <w:tab/>
            </w:r>
            <w:r w:rsidRPr="00756074">
              <w:rPr>
                <w:rFonts w:ascii="Times New Roman" w:hAnsi="Times New Roman" w:cs="Times New Roman"/>
                <w:noProof/>
                <w:webHidden/>
                <w:sz w:val="24"/>
                <w:szCs w:val="24"/>
              </w:rPr>
              <w:fldChar w:fldCharType="begin"/>
            </w:r>
            <w:r w:rsidRPr="00756074">
              <w:rPr>
                <w:rFonts w:ascii="Times New Roman" w:hAnsi="Times New Roman" w:cs="Times New Roman"/>
                <w:noProof/>
                <w:webHidden/>
                <w:sz w:val="24"/>
                <w:szCs w:val="24"/>
              </w:rPr>
              <w:instrText xml:space="preserve"> PAGEREF _Toc236420096 \h </w:instrText>
            </w:r>
            <w:r w:rsidRPr="00756074">
              <w:rPr>
                <w:rFonts w:ascii="Times New Roman" w:hAnsi="Times New Roman" w:cs="Times New Roman"/>
                <w:noProof/>
                <w:webHidden/>
                <w:sz w:val="24"/>
                <w:szCs w:val="24"/>
              </w:rPr>
            </w:r>
            <w:r w:rsidRPr="00756074">
              <w:rPr>
                <w:rFonts w:ascii="Times New Roman" w:hAnsi="Times New Roman" w:cs="Times New Roman"/>
                <w:noProof/>
                <w:webHidden/>
                <w:sz w:val="24"/>
                <w:szCs w:val="24"/>
              </w:rPr>
              <w:fldChar w:fldCharType="separate"/>
            </w:r>
            <w:r w:rsidRPr="00756074">
              <w:rPr>
                <w:rFonts w:ascii="Times New Roman" w:hAnsi="Times New Roman" w:cs="Times New Roman"/>
                <w:noProof/>
                <w:webHidden/>
                <w:sz w:val="24"/>
                <w:szCs w:val="24"/>
              </w:rPr>
              <w:t>64</w:t>
            </w:r>
            <w:r w:rsidRPr="00756074">
              <w:rPr>
                <w:rFonts w:ascii="Times New Roman" w:hAnsi="Times New Roman" w:cs="Times New Roman"/>
                <w:noProof/>
                <w:webHidden/>
                <w:sz w:val="24"/>
                <w:szCs w:val="24"/>
              </w:rPr>
              <w:fldChar w:fldCharType="end"/>
            </w:r>
          </w:hyperlink>
        </w:p>
        <w:p w14:paraId="5DD64774" w14:textId="492D0781" w:rsidR="00756074" w:rsidRPr="00756074" w:rsidRDefault="00756074">
          <w:pPr>
            <w:pStyle w:val="TOC2"/>
            <w:tabs>
              <w:tab w:val="right" w:pos="9019"/>
            </w:tabs>
            <w:rPr>
              <w:rFonts w:ascii="Times New Roman" w:eastAsiaTheme="minorEastAsia" w:hAnsi="Times New Roman" w:cs="Times New Roman"/>
              <w:noProof/>
              <w:kern w:val="2"/>
              <w:sz w:val="24"/>
              <w:szCs w:val="24"/>
              <w14:ligatures w14:val="standardContextual"/>
            </w:rPr>
          </w:pPr>
          <w:hyperlink w:anchor="_Toc236420097" w:history="1">
            <w:r w:rsidRPr="00756074">
              <w:rPr>
                <w:rStyle w:val="Hyperlink"/>
                <w:rFonts w:ascii="Times New Roman" w:hAnsi="Times New Roman" w:cs="Times New Roman"/>
                <w:noProof/>
                <w:sz w:val="24"/>
                <w:szCs w:val="24"/>
              </w:rPr>
              <w:t>5.6 Stigma, Social Norms, and the Hidden Use of Contraceptives</w:t>
            </w:r>
            <w:r w:rsidRPr="00756074">
              <w:rPr>
                <w:rFonts w:ascii="Times New Roman" w:hAnsi="Times New Roman" w:cs="Times New Roman"/>
                <w:noProof/>
                <w:webHidden/>
                <w:sz w:val="24"/>
                <w:szCs w:val="24"/>
              </w:rPr>
              <w:tab/>
            </w:r>
            <w:r w:rsidRPr="00756074">
              <w:rPr>
                <w:rFonts w:ascii="Times New Roman" w:hAnsi="Times New Roman" w:cs="Times New Roman"/>
                <w:noProof/>
                <w:webHidden/>
                <w:sz w:val="24"/>
                <w:szCs w:val="24"/>
              </w:rPr>
              <w:fldChar w:fldCharType="begin"/>
            </w:r>
            <w:r w:rsidRPr="00756074">
              <w:rPr>
                <w:rFonts w:ascii="Times New Roman" w:hAnsi="Times New Roman" w:cs="Times New Roman"/>
                <w:noProof/>
                <w:webHidden/>
                <w:sz w:val="24"/>
                <w:szCs w:val="24"/>
              </w:rPr>
              <w:instrText xml:space="preserve"> PAGEREF _Toc236420097 \h </w:instrText>
            </w:r>
            <w:r w:rsidRPr="00756074">
              <w:rPr>
                <w:rFonts w:ascii="Times New Roman" w:hAnsi="Times New Roman" w:cs="Times New Roman"/>
                <w:noProof/>
                <w:webHidden/>
                <w:sz w:val="24"/>
                <w:szCs w:val="24"/>
              </w:rPr>
            </w:r>
            <w:r w:rsidRPr="00756074">
              <w:rPr>
                <w:rFonts w:ascii="Times New Roman" w:hAnsi="Times New Roman" w:cs="Times New Roman"/>
                <w:noProof/>
                <w:webHidden/>
                <w:sz w:val="24"/>
                <w:szCs w:val="24"/>
              </w:rPr>
              <w:fldChar w:fldCharType="separate"/>
            </w:r>
            <w:r w:rsidRPr="00756074">
              <w:rPr>
                <w:rFonts w:ascii="Times New Roman" w:hAnsi="Times New Roman" w:cs="Times New Roman"/>
                <w:noProof/>
                <w:webHidden/>
                <w:sz w:val="24"/>
                <w:szCs w:val="24"/>
              </w:rPr>
              <w:t>65</w:t>
            </w:r>
            <w:r w:rsidRPr="00756074">
              <w:rPr>
                <w:rFonts w:ascii="Times New Roman" w:hAnsi="Times New Roman" w:cs="Times New Roman"/>
                <w:noProof/>
                <w:webHidden/>
                <w:sz w:val="24"/>
                <w:szCs w:val="24"/>
              </w:rPr>
              <w:fldChar w:fldCharType="end"/>
            </w:r>
          </w:hyperlink>
        </w:p>
        <w:p w14:paraId="008023E8" w14:textId="29BEAE38" w:rsidR="00756074" w:rsidRPr="00756074" w:rsidRDefault="00756074">
          <w:pPr>
            <w:pStyle w:val="TOC2"/>
            <w:tabs>
              <w:tab w:val="right" w:pos="9019"/>
            </w:tabs>
            <w:rPr>
              <w:rFonts w:ascii="Times New Roman" w:eastAsiaTheme="minorEastAsia" w:hAnsi="Times New Roman" w:cs="Times New Roman"/>
              <w:noProof/>
              <w:kern w:val="2"/>
              <w:sz w:val="24"/>
              <w:szCs w:val="24"/>
              <w14:ligatures w14:val="standardContextual"/>
            </w:rPr>
          </w:pPr>
          <w:hyperlink w:anchor="_Toc236420098" w:history="1">
            <w:r w:rsidRPr="00756074">
              <w:rPr>
                <w:rStyle w:val="Hyperlink"/>
                <w:rFonts w:ascii="Times New Roman" w:hAnsi="Times New Roman" w:cs="Times New Roman"/>
                <w:noProof/>
                <w:sz w:val="24"/>
                <w:szCs w:val="24"/>
              </w:rPr>
              <w:t>5.7 Quality of Communication and Contraceptive Continuation</w:t>
            </w:r>
            <w:r w:rsidRPr="00756074">
              <w:rPr>
                <w:rFonts w:ascii="Times New Roman" w:hAnsi="Times New Roman" w:cs="Times New Roman"/>
                <w:noProof/>
                <w:webHidden/>
                <w:sz w:val="24"/>
                <w:szCs w:val="24"/>
              </w:rPr>
              <w:tab/>
            </w:r>
            <w:r w:rsidRPr="00756074">
              <w:rPr>
                <w:rFonts w:ascii="Times New Roman" w:hAnsi="Times New Roman" w:cs="Times New Roman"/>
                <w:noProof/>
                <w:webHidden/>
                <w:sz w:val="24"/>
                <w:szCs w:val="24"/>
              </w:rPr>
              <w:fldChar w:fldCharType="begin"/>
            </w:r>
            <w:r w:rsidRPr="00756074">
              <w:rPr>
                <w:rFonts w:ascii="Times New Roman" w:hAnsi="Times New Roman" w:cs="Times New Roman"/>
                <w:noProof/>
                <w:webHidden/>
                <w:sz w:val="24"/>
                <w:szCs w:val="24"/>
              </w:rPr>
              <w:instrText xml:space="preserve"> PAGEREF _Toc236420098 \h </w:instrText>
            </w:r>
            <w:r w:rsidRPr="00756074">
              <w:rPr>
                <w:rFonts w:ascii="Times New Roman" w:hAnsi="Times New Roman" w:cs="Times New Roman"/>
                <w:noProof/>
                <w:webHidden/>
                <w:sz w:val="24"/>
                <w:szCs w:val="24"/>
              </w:rPr>
            </w:r>
            <w:r w:rsidRPr="00756074">
              <w:rPr>
                <w:rFonts w:ascii="Times New Roman" w:hAnsi="Times New Roman" w:cs="Times New Roman"/>
                <w:noProof/>
                <w:webHidden/>
                <w:sz w:val="24"/>
                <w:szCs w:val="24"/>
              </w:rPr>
              <w:fldChar w:fldCharType="separate"/>
            </w:r>
            <w:r w:rsidRPr="00756074">
              <w:rPr>
                <w:rFonts w:ascii="Times New Roman" w:hAnsi="Times New Roman" w:cs="Times New Roman"/>
                <w:noProof/>
                <w:webHidden/>
                <w:sz w:val="24"/>
                <w:szCs w:val="24"/>
              </w:rPr>
              <w:t>66</w:t>
            </w:r>
            <w:r w:rsidRPr="00756074">
              <w:rPr>
                <w:rFonts w:ascii="Times New Roman" w:hAnsi="Times New Roman" w:cs="Times New Roman"/>
                <w:noProof/>
                <w:webHidden/>
                <w:sz w:val="24"/>
                <w:szCs w:val="24"/>
              </w:rPr>
              <w:fldChar w:fldCharType="end"/>
            </w:r>
          </w:hyperlink>
        </w:p>
        <w:p w14:paraId="4EEE2AEF" w14:textId="735DB818" w:rsidR="00756074" w:rsidRPr="00756074" w:rsidRDefault="00756074">
          <w:pPr>
            <w:pStyle w:val="TOC2"/>
            <w:tabs>
              <w:tab w:val="right" w:pos="9019"/>
            </w:tabs>
            <w:rPr>
              <w:rFonts w:ascii="Times New Roman" w:eastAsiaTheme="minorEastAsia" w:hAnsi="Times New Roman" w:cs="Times New Roman"/>
              <w:noProof/>
              <w:kern w:val="2"/>
              <w:sz w:val="24"/>
              <w:szCs w:val="24"/>
              <w14:ligatures w14:val="standardContextual"/>
            </w:rPr>
          </w:pPr>
          <w:hyperlink w:anchor="_Toc236420099" w:history="1">
            <w:r w:rsidRPr="00756074">
              <w:rPr>
                <w:rStyle w:val="Hyperlink"/>
                <w:rFonts w:ascii="Times New Roman" w:hAnsi="Times New Roman" w:cs="Times New Roman"/>
                <w:noProof/>
                <w:sz w:val="24"/>
                <w:szCs w:val="24"/>
              </w:rPr>
              <w:t>5.8 Summary</w:t>
            </w:r>
            <w:r w:rsidRPr="00756074">
              <w:rPr>
                <w:rFonts w:ascii="Times New Roman" w:hAnsi="Times New Roman" w:cs="Times New Roman"/>
                <w:noProof/>
                <w:webHidden/>
                <w:sz w:val="24"/>
                <w:szCs w:val="24"/>
              </w:rPr>
              <w:tab/>
            </w:r>
            <w:r w:rsidRPr="00756074">
              <w:rPr>
                <w:rFonts w:ascii="Times New Roman" w:hAnsi="Times New Roman" w:cs="Times New Roman"/>
                <w:noProof/>
                <w:webHidden/>
                <w:sz w:val="24"/>
                <w:szCs w:val="24"/>
              </w:rPr>
              <w:fldChar w:fldCharType="begin"/>
            </w:r>
            <w:r w:rsidRPr="00756074">
              <w:rPr>
                <w:rFonts w:ascii="Times New Roman" w:hAnsi="Times New Roman" w:cs="Times New Roman"/>
                <w:noProof/>
                <w:webHidden/>
                <w:sz w:val="24"/>
                <w:szCs w:val="24"/>
              </w:rPr>
              <w:instrText xml:space="preserve"> PAGEREF _Toc236420099 \h </w:instrText>
            </w:r>
            <w:r w:rsidRPr="00756074">
              <w:rPr>
                <w:rFonts w:ascii="Times New Roman" w:hAnsi="Times New Roman" w:cs="Times New Roman"/>
                <w:noProof/>
                <w:webHidden/>
                <w:sz w:val="24"/>
                <w:szCs w:val="24"/>
              </w:rPr>
            </w:r>
            <w:r w:rsidRPr="00756074">
              <w:rPr>
                <w:rFonts w:ascii="Times New Roman" w:hAnsi="Times New Roman" w:cs="Times New Roman"/>
                <w:noProof/>
                <w:webHidden/>
                <w:sz w:val="24"/>
                <w:szCs w:val="24"/>
              </w:rPr>
              <w:fldChar w:fldCharType="separate"/>
            </w:r>
            <w:r w:rsidRPr="00756074">
              <w:rPr>
                <w:rFonts w:ascii="Times New Roman" w:hAnsi="Times New Roman" w:cs="Times New Roman"/>
                <w:noProof/>
                <w:webHidden/>
                <w:sz w:val="24"/>
                <w:szCs w:val="24"/>
              </w:rPr>
              <w:t>67</w:t>
            </w:r>
            <w:r w:rsidRPr="00756074">
              <w:rPr>
                <w:rFonts w:ascii="Times New Roman" w:hAnsi="Times New Roman" w:cs="Times New Roman"/>
                <w:noProof/>
                <w:webHidden/>
                <w:sz w:val="24"/>
                <w:szCs w:val="24"/>
              </w:rPr>
              <w:fldChar w:fldCharType="end"/>
            </w:r>
          </w:hyperlink>
        </w:p>
        <w:p w14:paraId="21F200BF" w14:textId="740121CE" w:rsidR="00756074" w:rsidRPr="00756074" w:rsidRDefault="00756074">
          <w:pPr>
            <w:pStyle w:val="TOC1"/>
            <w:tabs>
              <w:tab w:val="right" w:pos="9019"/>
            </w:tabs>
            <w:rPr>
              <w:rFonts w:ascii="Times New Roman" w:eastAsiaTheme="minorEastAsia" w:hAnsi="Times New Roman" w:cs="Times New Roman"/>
              <w:noProof/>
              <w:kern w:val="2"/>
              <w:sz w:val="24"/>
              <w:szCs w:val="24"/>
              <w14:ligatures w14:val="standardContextual"/>
            </w:rPr>
          </w:pPr>
          <w:hyperlink w:anchor="_Toc236420100" w:history="1">
            <w:r w:rsidRPr="00756074">
              <w:rPr>
                <w:rStyle w:val="Hyperlink"/>
                <w:rFonts w:ascii="Times New Roman" w:hAnsi="Times New Roman" w:cs="Times New Roman"/>
                <w:noProof/>
                <w:sz w:val="24"/>
                <w:szCs w:val="24"/>
              </w:rPr>
              <w:t>CHAPTER SIX</w:t>
            </w:r>
            <w:r w:rsidRPr="00756074">
              <w:rPr>
                <w:rFonts w:ascii="Times New Roman" w:hAnsi="Times New Roman" w:cs="Times New Roman"/>
                <w:noProof/>
                <w:webHidden/>
                <w:sz w:val="24"/>
                <w:szCs w:val="24"/>
              </w:rPr>
              <w:tab/>
            </w:r>
            <w:r w:rsidRPr="00756074">
              <w:rPr>
                <w:rFonts w:ascii="Times New Roman" w:hAnsi="Times New Roman" w:cs="Times New Roman"/>
                <w:noProof/>
                <w:webHidden/>
                <w:sz w:val="24"/>
                <w:szCs w:val="24"/>
              </w:rPr>
              <w:fldChar w:fldCharType="begin"/>
            </w:r>
            <w:r w:rsidRPr="00756074">
              <w:rPr>
                <w:rFonts w:ascii="Times New Roman" w:hAnsi="Times New Roman" w:cs="Times New Roman"/>
                <w:noProof/>
                <w:webHidden/>
                <w:sz w:val="24"/>
                <w:szCs w:val="24"/>
              </w:rPr>
              <w:instrText xml:space="preserve"> PAGEREF _Toc236420100 \h </w:instrText>
            </w:r>
            <w:r w:rsidRPr="00756074">
              <w:rPr>
                <w:rFonts w:ascii="Times New Roman" w:hAnsi="Times New Roman" w:cs="Times New Roman"/>
                <w:noProof/>
                <w:webHidden/>
                <w:sz w:val="24"/>
                <w:szCs w:val="24"/>
              </w:rPr>
            </w:r>
            <w:r w:rsidRPr="00756074">
              <w:rPr>
                <w:rFonts w:ascii="Times New Roman" w:hAnsi="Times New Roman" w:cs="Times New Roman"/>
                <w:noProof/>
                <w:webHidden/>
                <w:sz w:val="24"/>
                <w:szCs w:val="24"/>
              </w:rPr>
              <w:fldChar w:fldCharType="separate"/>
            </w:r>
            <w:r w:rsidRPr="00756074">
              <w:rPr>
                <w:rFonts w:ascii="Times New Roman" w:hAnsi="Times New Roman" w:cs="Times New Roman"/>
                <w:noProof/>
                <w:webHidden/>
                <w:sz w:val="24"/>
                <w:szCs w:val="24"/>
              </w:rPr>
              <w:t>67</w:t>
            </w:r>
            <w:r w:rsidRPr="00756074">
              <w:rPr>
                <w:rFonts w:ascii="Times New Roman" w:hAnsi="Times New Roman" w:cs="Times New Roman"/>
                <w:noProof/>
                <w:webHidden/>
                <w:sz w:val="24"/>
                <w:szCs w:val="24"/>
              </w:rPr>
              <w:fldChar w:fldCharType="end"/>
            </w:r>
          </w:hyperlink>
        </w:p>
        <w:p w14:paraId="5C13703C" w14:textId="06F37666" w:rsidR="00756074" w:rsidRPr="00756074" w:rsidRDefault="00756074">
          <w:pPr>
            <w:pStyle w:val="TOC1"/>
            <w:tabs>
              <w:tab w:val="right" w:pos="9019"/>
            </w:tabs>
            <w:rPr>
              <w:rFonts w:ascii="Times New Roman" w:eastAsiaTheme="minorEastAsia" w:hAnsi="Times New Roman" w:cs="Times New Roman"/>
              <w:noProof/>
              <w:kern w:val="2"/>
              <w:sz w:val="24"/>
              <w:szCs w:val="24"/>
              <w14:ligatures w14:val="standardContextual"/>
            </w:rPr>
          </w:pPr>
          <w:hyperlink w:anchor="_Toc236420101" w:history="1">
            <w:r w:rsidRPr="00756074">
              <w:rPr>
                <w:rStyle w:val="Hyperlink"/>
                <w:rFonts w:ascii="Times New Roman" w:hAnsi="Times New Roman" w:cs="Times New Roman"/>
                <w:noProof/>
                <w:sz w:val="24"/>
                <w:szCs w:val="24"/>
              </w:rPr>
              <w:t>CONCLUSION AND RECOMMENDATIONS</w:t>
            </w:r>
            <w:r w:rsidRPr="00756074">
              <w:rPr>
                <w:rFonts w:ascii="Times New Roman" w:hAnsi="Times New Roman" w:cs="Times New Roman"/>
                <w:noProof/>
                <w:webHidden/>
                <w:sz w:val="24"/>
                <w:szCs w:val="24"/>
              </w:rPr>
              <w:tab/>
            </w:r>
            <w:r w:rsidRPr="00756074">
              <w:rPr>
                <w:rFonts w:ascii="Times New Roman" w:hAnsi="Times New Roman" w:cs="Times New Roman"/>
                <w:noProof/>
                <w:webHidden/>
                <w:sz w:val="24"/>
                <w:szCs w:val="24"/>
              </w:rPr>
              <w:fldChar w:fldCharType="begin"/>
            </w:r>
            <w:r w:rsidRPr="00756074">
              <w:rPr>
                <w:rFonts w:ascii="Times New Roman" w:hAnsi="Times New Roman" w:cs="Times New Roman"/>
                <w:noProof/>
                <w:webHidden/>
                <w:sz w:val="24"/>
                <w:szCs w:val="24"/>
              </w:rPr>
              <w:instrText xml:space="preserve"> PAGEREF _Toc236420101 \h </w:instrText>
            </w:r>
            <w:r w:rsidRPr="00756074">
              <w:rPr>
                <w:rFonts w:ascii="Times New Roman" w:hAnsi="Times New Roman" w:cs="Times New Roman"/>
                <w:noProof/>
                <w:webHidden/>
                <w:sz w:val="24"/>
                <w:szCs w:val="24"/>
              </w:rPr>
            </w:r>
            <w:r w:rsidRPr="00756074">
              <w:rPr>
                <w:rFonts w:ascii="Times New Roman" w:hAnsi="Times New Roman" w:cs="Times New Roman"/>
                <w:noProof/>
                <w:webHidden/>
                <w:sz w:val="24"/>
                <w:szCs w:val="24"/>
              </w:rPr>
              <w:fldChar w:fldCharType="separate"/>
            </w:r>
            <w:r w:rsidRPr="00756074">
              <w:rPr>
                <w:rFonts w:ascii="Times New Roman" w:hAnsi="Times New Roman" w:cs="Times New Roman"/>
                <w:noProof/>
                <w:webHidden/>
                <w:sz w:val="24"/>
                <w:szCs w:val="24"/>
              </w:rPr>
              <w:t>67</w:t>
            </w:r>
            <w:r w:rsidRPr="00756074">
              <w:rPr>
                <w:rFonts w:ascii="Times New Roman" w:hAnsi="Times New Roman" w:cs="Times New Roman"/>
                <w:noProof/>
                <w:webHidden/>
                <w:sz w:val="24"/>
                <w:szCs w:val="24"/>
              </w:rPr>
              <w:fldChar w:fldCharType="end"/>
            </w:r>
          </w:hyperlink>
        </w:p>
        <w:p w14:paraId="70C58742" w14:textId="5B18ACA2" w:rsidR="00756074" w:rsidRPr="00756074" w:rsidRDefault="00756074">
          <w:pPr>
            <w:pStyle w:val="TOC2"/>
            <w:tabs>
              <w:tab w:val="right" w:pos="9019"/>
            </w:tabs>
            <w:rPr>
              <w:rFonts w:ascii="Times New Roman" w:eastAsiaTheme="minorEastAsia" w:hAnsi="Times New Roman" w:cs="Times New Roman"/>
              <w:noProof/>
              <w:kern w:val="2"/>
              <w:sz w:val="24"/>
              <w:szCs w:val="24"/>
              <w14:ligatures w14:val="standardContextual"/>
            </w:rPr>
          </w:pPr>
          <w:hyperlink w:anchor="_Toc236420102" w:history="1">
            <w:r w:rsidRPr="00756074">
              <w:rPr>
                <w:rStyle w:val="Hyperlink"/>
                <w:rFonts w:ascii="Times New Roman" w:hAnsi="Times New Roman" w:cs="Times New Roman"/>
                <w:noProof/>
                <w:sz w:val="24"/>
                <w:szCs w:val="24"/>
              </w:rPr>
              <w:t>6.1 Introduction</w:t>
            </w:r>
            <w:r w:rsidRPr="00756074">
              <w:rPr>
                <w:rFonts w:ascii="Times New Roman" w:hAnsi="Times New Roman" w:cs="Times New Roman"/>
                <w:noProof/>
                <w:webHidden/>
                <w:sz w:val="24"/>
                <w:szCs w:val="24"/>
              </w:rPr>
              <w:tab/>
            </w:r>
            <w:r w:rsidRPr="00756074">
              <w:rPr>
                <w:rFonts w:ascii="Times New Roman" w:hAnsi="Times New Roman" w:cs="Times New Roman"/>
                <w:noProof/>
                <w:webHidden/>
                <w:sz w:val="24"/>
                <w:szCs w:val="24"/>
              </w:rPr>
              <w:fldChar w:fldCharType="begin"/>
            </w:r>
            <w:r w:rsidRPr="00756074">
              <w:rPr>
                <w:rFonts w:ascii="Times New Roman" w:hAnsi="Times New Roman" w:cs="Times New Roman"/>
                <w:noProof/>
                <w:webHidden/>
                <w:sz w:val="24"/>
                <w:szCs w:val="24"/>
              </w:rPr>
              <w:instrText xml:space="preserve"> PAGEREF _Toc236420102 \h </w:instrText>
            </w:r>
            <w:r w:rsidRPr="00756074">
              <w:rPr>
                <w:rFonts w:ascii="Times New Roman" w:hAnsi="Times New Roman" w:cs="Times New Roman"/>
                <w:noProof/>
                <w:webHidden/>
                <w:sz w:val="24"/>
                <w:szCs w:val="24"/>
              </w:rPr>
            </w:r>
            <w:r w:rsidRPr="00756074">
              <w:rPr>
                <w:rFonts w:ascii="Times New Roman" w:hAnsi="Times New Roman" w:cs="Times New Roman"/>
                <w:noProof/>
                <w:webHidden/>
                <w:sz w:val="24"/>
                <w:szCs w:val="24"/>
              </w:rPr>
              <w:fldChar w:fldCharType="separate"/>
            </w:r>
            <w:r w:rsidRPr="00756074">
              <w:rPr>
                <w:rFonts w:ascii="Times New Roman" w:hAnsi="Times New Roman" w:cs="Times New Roman"/>
                <w:noProof/>
                <w:webHidden/>
                <w:sz w:val="24"/>
                <w:szCs w:val="24"/>
              </w:rPr>
              <w:t>67</w:t>
            </w:r>
            <w:r w:rsidRPr="00756074">
              <w:rPr>
                <w:rFonts w:ascii="Times New Roman" w:hAnsi="Times New Roman" w:cs="Times New Roman"/>
                <w:noProof/>
                <w:webHidden/>
                <w:sz w:val="24"/>
                <w:szCs w:val="24"/>
              </w:rPr>
              <w:fldChar w:fldCharType="end"/>
            </w:r>
          </w:hyperlink>
        </w:p>
        <w:p w14:paraId="64E2EA88" w14:textId="0FAFF695" w:rsidR="00756074" w:rsidRPr="00756074" w:rsidRDefault="00756074">
          <w:pPr>
            <w:pStyle w:val="TOC2"/>
            <w:tabs>
              <w:tab w:val="right" w:pos="9019"/>
            </w:tabs>
            <w:rPr>
              <w:rFonts w:ascii="Times New Roman" w:eastAsiaTheme="minorEastAsia" w:hAnsi="Times New Roman" w:cs="Times New Roman"/>
              <w:noProof/>
              <w:kern w:val="2"/>
              <w:sz w:val="24"/>
              <w:szCs w:val="24"/>
              <w14:ligatures w14:val="standardContextual"/>
            </w:rPr>
          </w:pPr>
          <w:hyperlink w:anchor="_Toc236420103" w:history="1">
            <w:r w:rsidRPr="00756074">
              <w:rPr>
                <w:rStyle w:val="Hyperlink"/>
                <w:rFonts w:ascii="Times New Roman" w:hAnsi="Times New Roman" w:cs="Times New Roman"/>
                <w:noProof/>
                <w:sz w:val="24"/>
                <w:szCs w:val="24"/>
              </w:rPr>
              <w:t>6.2 Conclusions</w:t>
            </w:r>
            <w:r w:rsidRPr="00756074">
              <w:rPr>
                <w:rFonts w:ascii="Times New Roman" w:hAnsi="Times New Roman" w:cs="Times New Roman"/>
                <w:noProof/>
                <w:webHidden/>
                <w:sz w:val="24"/>
                <w:szCs w:val="24"/>
              </w:rPr>
              <w:tab/>
            </w:r>
            <w:r w:rsidRPr="00756074">
              <w:rPr>
                <w:rFonts w:ascii="Times New Roman" w:hAnsi="Times New Roman" w:cs="Times New Roman"/>
                <w:noProof/>
                <w:webHidden/>
                <w:sz w:val="24"/>
                <w:szCs w:val="24"/>
              </w:rPr>
              <w:fldChar w:fldCharType="begin"/>
            </w:r>
            <w:r w:rsidRPr="00756074">
              <w:rPr>
                <w:rFonts w:ascii="Times New Roman" w:hAnsi="Times New Roman" w:cs="Times New Roman"/>
                <w:noProof/>
                <w:webHidden/>
                <w:sz w:val="24"/>
                <w:szCs w:val="24"/>
              </w:rPr>
              <w:instrText xml:space="preserve"> PAGEREF _Toc236420103 \h </w:instrText>
            </w:r>
            <w:r w:rsidRPr="00756074">
              <w:rPr>
                <w:rFonts w:ascii="Times New Roman" w:hAnsi="Times New Roman" w:cs="Times New Roman"/>
                <w:noProof/>
                <w:webHidden/>
                <w:sz w:val="24"/>
                <w:szCs w:val="24"/>
              </w:rPr>
            </w:r>
            <w:r w:rsidRPr="00756074">
              <w:rPr>
                <w:rFonts w:ascii="Times New Roman" w:hAnsi="Times New Roman" w:cs="Times New Roman"/>
                <w:noProof/>
                <w:webHidden/>
                <w:sz w:val="24"/>
                <w:szCs w:val="24"/>
              </w:rPr>
              <w:fldChar w:fldCharType="separate"/>
            </w:r>
            <w:r w:rsidRPr="00756074">
              <w:rPr>
                <w:rFonts w:ascii="Times New Roman" w:hAnsi="Times New Roman" w:cs="Times New Roman"/>
                <w:noProof/>
                <w:webHidden/>
                <w:sz w:val="24"/>
                <w:szCs w:val="24"/>
              </w:rPr>
              <w:t>68</w:t>
            </w:r>
            <w:r w:rsidRPr="00756074">
              <w:rPr>
                <w:rFonts w:ascii="Times New Roman" w:hAnsi="Times New Roman" w:cs="Times New Roman"/>
                <w:noProof/>
                <w:webHidden/>
                <w:sz w:val="24"/>
                <w:szCs w:val="24"/>
              </w:rPr>
              <w:fldChar w:fldCharType="end"/>
            </w:r>
          </w:hyperlink>
        </w:p>
        <w:p w14:paraId="704C5179" w14:textId="6F4E8A3A" w:rsidR="00756074" w:rsidRPr="00756074" w:rsidRDefault="00756074">
          <w:pPr>
            <w:pStyle w:val="TOC3"/>
            <w:tabs>
              <w:tab w:val="right" w:pos="9019"/>
            </w:tabs>
            <w:rPr>
              <w:rFonts w:ascii="Times New Roman" w:eastAsiaTheme="minorEastAsia" w:hAnsi="Times New Roman" w:cs="Times New Roman"/>
              <w:noProof/>
              <w:kern w:val="2"/>
              <w:sz w:val="24"/>
              <w:szCs w:val="24"/>
              <w14:ligatures w14:val="standardContextual"/>
            </w:rPr>
          </w:pPr>
          <w:hyperlink w:anchor="_Toc236420104" w:history="1">
            <w:r w:rsidRPr="00756074">
              <w:rPr>
                <w:rStyle w:val="Hyperlink"/>
                <w:rFonts w:ascii="Times New Roman" w:hAnsi="Times New Roman" w:cs="Times New Roman"/>
                <w:noProof/>
                <w:sz w:val="24"/>
                <w:szCs w:val="24"/>
              </w:rPr>
              <w:t>6.2.1 Interpersonal Communication Was the Most Effective Channel for Family Planning Information</w:t>
            </w:r>
            <w:r w:rsidRPr="00756074">
              <w:rPr>
                <w:rFonts w:ascii="Times New Roman" w:hAnsi="Times New Roman" w:cs="Times New Roman"/>
                <w:noProof/>
                <w:webHidden/>
                <w:sz w:val="24"/>
                <w:szCs w:val="24"/>
              </w:rPr>
              <w:tab/>
            </w:r>
            <w:r w:rsidRPr="00756074">
              <w:rPr>
                <w:rFonts w:ascii="Times New Roman" w:hAnsi="Times New Roman" w:cs="Times New Roman"/>
                <w:noProof/>
                <w:webHidden/>
                <w:sz w:val="24"/>
                <w:szCs w:val="24"/>
              </w:rPr>
              <w:fldChar w:fldCharType="begin"/>
            </w:r>
            <w:r w:rsidRPr="00756074">
              <w:rPr>
                <w:rFonts w:ascii="Times New Roman" w:hAnsi="Times New Roman" w:cs="Times New Roman"/>
                <w:noProof/>
                <w:webHidden/>
                <w:sz w:val="24"/>
                <w:szCs w:val="24"/>
              </w:rPr>
              <w:instrText xml:space="preserve"> PAGEREF _Toc236420104 \h </w:instrText>
            </w:r>
            <w:r w:rsidRPr="00756074">
              <w:rPr>
                <w:rFonts w:ascii="Times New Roman" w:hAnsi="Times New Roman" w:cs="Times New Roman"/>
                <w:noProof/>
                <w:webHidden/>
                <w:sz w:val="24"/>
                <w:szCs w:val="24"/>
              </w:rPr>
            </w:r>
            <w:r w:rsidRPr="00756074">
              <w:rPr>
                <w:rFonts w:ascii="Times New Roman" w:hAnsi="Times New Roman" w:cs="Times New Roman"/>
                <w:noProof/>
                <w:webHidden/>
                <w:sz w:val="24"/>
                <w:szCs w:val="24"/>
              </w:rPr>
              <w:fldChar w:fldCharType="separate"/>
            </w:r>
            <w:r w:rsidRPr="00756074">
              <w:rPr>
                <w:rFonts w:ascii="Times New Roman" w:hAnsi="Times New Roman" w:cs="Times New Roman"/>
                <w:noProof/>
                <w:webHidden/>
                <w:sz w:val="24"/>
                <w:szCs w:val="24"/>
              </w:rPr>
              <w:t>68</w:t>
            </w:r>
            <w:r w:rsidRPr="00756074">
              <w:rPr>
                <w:rFonts w:ascii="Times New Roman" w:hAnsi="Times New Roman" w:cs="Times New Roman"/>
                <w:noProof/>
                <w:webHidden/>
                <w:sz w:val="24"/>
                <w:szCs w:val="24"/>
              </w:rPr>
              <w:fldChar w:fldCharType="end"/>
            </w:r>
          </w:hyperlink>
        </w:p>
        <w:p w14:paraId="3ADE88A4" w14:textId="7D6C9CF9" w:rsidR="00756074" w:rsidRPr="00756074" w:rsidRDefault="00756074">
          <w:pPr>
            <w:pStyle w:val="TOC3"/>
            <w:tabs>
              <w:tab w:val="right" w:pos="9019"/>
            </w:tabs>
            <w:rPr>
              <w:rFonts w:ascii="Times New Roman" w:eastAsiaTheme="minorEastAsia" w:hAnsi="Times New Roman" w:cs="Times New Roman"/>
              <w:noProof/>
              <w:kern w:val="2"/>
              <w:sz w:val="24"/>
              <w:szCs w:val="24"/>
              <w14:ligatures w14:val="standardContextual"/>
            </w:rPr>
          </w:pPr>
          <w:hyperlink w:anchor="_Toc236420105" w:history="1">
            <w:r w:rsidRPr="00756074">
              <w:rPr>
                <w:rStyle w:val="Hyperlink"/>
                <w:rFonts w:ascii="Times New Roman" w:hAnsi="Times New Roman" w:cs="Times New Roman"/>
                <w:noProof/>
                <w:sz w:val="24"/>
                <w:szCs w:val="24"/>
              </w:rPr>
              <w:t>6.2.2 Language Barriers Constituted a Fundamental Obstacle to Equitable Communication</w:t>
            </w:r>
            <w:r w:rsidRPr="00756074">
              <w:rPr>
                <w:rFonts w:ascii="Times New Roman" w:hAnsi="Times New Roman" w:cs="Times New Roman"/>
                <w:noProof/>
                <w:webHidden/>
                <w:sz w:val="24"/>
                <w:szCs w:val="24"/>
              </w:rPr>
              <w:tab/>
            </w:r>
            <w:r w:rsidRPr="00756074">
              <w:rPr>
                <w:rFonts w:ascii="Times New Roman" w:hAnsi="Times New Roman" w:cs="Times New Roman"/>
                <w:noProof/>
                <w:webHidden/>
                <w:sz w:val="24"/>
                <w:szCs w:val="24"/>
              </w:rPr>
              <w:fldChar w:fldCharType="begin"/>
            </w:r>
            <w:r w:rsidRPr="00756074">
              <w:rPr>
                <w:rFonts w:ascii="Times New Roman" w:hAnsi="Times New Roman" w:cs="Times New Roman"/>
                <w:noProof/>
                <w:webHidden/>
                <w:sz w:val="24"/>
                <w:szCs w:val="24"/>
              </w:rPr>
              <w:instrText xml:space="preserve"> PAGEREF _Toc236420105 \h </w:instrText>
            </w:r>
            <w:r w:rsidRPr="00756074">
              <w:rPr>
                <w:rFonts w:ascii="Times New Roman" w:hAnsi="Times New Roman" w:cs="Times New Roman"/>
                <w:noProof/>
                <w:webHidden/>
                <w:sz w:val="24"/>
                <w:szCs w:val="24"/>
              </w:rPr>
            </w:r>
            <w:r w:rsidRPr="00756074">
              <w:rPr>
                <w:rFonts w:ascii="Times New Roman" w:hAnsi="Times New Roman" w:cs="Times New Roman"/>
                <w:noProof/>
                <w:webHidden/>
                <w:sz w:val="24"/>
                <w:szCs w:val="24"/>
              </w:rPr>
              <w:fldChar w:fldCharType="separate"/>
            </w:r>
            <w:r w:rsidRPr="00756074">
              <w:rPr>
                <w:rFonts w:ascii="Times New Roman" w:hAnsi="Times New Roman" w:cs="Times New Roman"/>
                <w:noProof/>
                <w:webHidden/>
                <w:sz w:val="24"/>
                <w:szCs w:val="24"/>
              </w:rPr>
              <w:t>68</w:t>
            </w:r>
            <w:r w:rsidRPr="00756074">
              <w:rPr>
                <w:rFonts w:ascii="Times New Roman" w:hAnsi="Times New Roman" w:cs="Times New Roman"/>
                <w:noProof/>
                <w:webHidden/>
                <w:sz w:val="24"/>
                <w:szCs w:val="24"/>
              </w:rPr>
              <w:fldChar w:fldCharType="end"/>
            </w:r>
          </w:hyperlink>
        </w:p>
        <w:p w14:paraId="062CD4D2" w14:textId="7E47792D" w:rsidR="00756074" w:rsidRPr="00756074" w:rsidRDefault="00756074">
          <w:pPr>
            <w:pStyle w:val="TOC3"/>
            <w:tabs>
              <w:tab w:val="right" w:pos="9019"/>
            </w:tabs>
            <w:rPr>
              <w:rFonts w:ascii="Times New Roman" w:eastAsiaTheme="minorEastAsia" w:hAnsi="Times New Roman" w:cs="Times New Roman"/>
              <w:noProof/>
              <w:kern w:val="2"/>
              <w:sz w:val="24"/>
              <w:szCs w:val="24"/>
              <w14:ligatures w14:val="standardContextual"/>
            </w:rPr>
          </w:pPr>
          <w:hyperlink w:anchor="_Toc236420106" w:history="1">
            <w:r w:rsidRPr="00756074">
              <w:rPr>
                <w:rStyle w:val="Hyperlink"/>
                <w:rFonts w:ascii="Times New Roman" w:hAnsi="Times New Roman" w:cs="Times New Roman"/>
                <w:noProof/>
                <w:sz w:val="24"/>
                <w:szCs w:val="24"/>
              </w:rPr>
              <w:t>6.2.3 Culturally Sensitive Communication Significantly Improved Family Planning Uptake</w:t>
            </w:r>
            <w:r w:rsidRPr="00756074">
              <w:rPr>
                <w:rFonts w:ascii="Times New Roman" w:hAnsi="Times New Roman" w:cs="Times New Roman"/>
                <w:noProof/>
                <w:webHidden/>
                <w:sz w:val="24"/>
                <w:szCs w:val="24"/>
              </w:rPr>
              <w:tab/>
            </w:r>
            <w:r w:rsidRPr="00756074">
              <w:rPr>
                <w:rFonts w:ascii="Times New Roman" w:hAnsi="Times New Roman" w:cs="Times New Roman"/>
                <w:noProof/>
                <w:webHidden/>
                <w:sz w:val="24"/>
                <w:szCs w:val="24"/>
              </w:rPr>
              <w:fldChar w:fldCharType="begin"/>
            </w:r>
            <w:r w:rsidRPr="00756074">
              <w:rPr>
                <w:rFonts w:ascii="Times New Roman" w:hAnsi="Times New Roman" w:cs="Times New Roman"/>
                <w:noProof/>
                <w:webHidden/>
                <w:sz w:val="24"/>
                <w:szCs w:val="24"/>
              </w:rPr>
              <w:instrText xml:space="preserve"> PAGEREF _Toc236420106 \h </w:instrText>
            </w:r>
            <w:r w:rsidRPr="00756074">
              <w:rPr>
                <w:rFonts w:ascii="Times New Roman" w:hAnsi="Times New Roman" w:cs="Times New Roman"/>
                <w:noProof/>
                <w:webHidden/>
                <w:sz w:val="24"/>
                <w:szCs w:val="24"/>
              </w:rPr>
            </w:r>
            <w:r w:rsidRPr="00756074">
              <w:rPr>
                <w:rFonts w:ascii="Times New Roman" w:hAnsi="Times New Roman" w:cs="Times New Roman"/>
                <w:noProof/>
                <w:webHidden/>
                <w:sz w:val="24"/>
                <w:szCs w:val="24"/>
              </w:rPr>
              <w:fldChar w:fldCharType="separate"/>
            </w:r>
            <w:r w:rsidRPr="00756074">
              <w:rPr>
                <w:rFonts w:ascii="Times New Roman" w:hAnsi="Times New Roman" w:cs="Times New Roman"/>
                <w:noProof/>
                <w:webHidden/>
                <w:sz w:val="24"/>
                <w:szCs w:val="24"/>
              </w:rPr>
              <w:t>68</w:t>
            </w:r>
            <w:r w:rsidRPr="00756074">
              <w:rPr>
                <w:rFonts w:ascii="Times New Roman" w:hAnsi="Times New Roman" w:cs="Times New Roman"/>
                <w:noProof/>
                <w:webHidden/>
                <w:sz w:val="24"/>
                <w:szCs w:val="24"/>
              </w:rPr>
              <w:fldChar w:fldCharType="end"/>
            </w:r>
          </w:hyperlink>
        </w:p>
        <w:p w14:paraId="00ED3C95" w14:textId="0E57382E" w:rsidR="00756074" w:rsidRPr="00756074" w:rsidRDefault="00756074">
          <w:pPr>
            <w:pStyle w:val="TOC3"/>
            <w:tabs>
              <w:tab w:val="right" w:pos="9019"/>
            </w:tabs>
            <w:rPr>
              <w:rFonts w:ascii="Times New Roman" w:eastAsiaTheme="minorEastAsia" w:hAnsi="Times New Roman" w:cs="Times New Roman"/>
              <w:noProof/>
              <w:kern w:val="2"/>
              <w:sz w:val="24"/>
              <w:szCs w:val="24"/>
              <w14:ligatures w14:val="standardContextual"/>
            </w:rPr>
          </w:pPr>
          <w:hyperlink w:anchor="_Toc236420107" w:history="1">
            <w:r w:rsidRPr="00756074">
              <w:rPr>
                <w:rStyle w:val="Hyperlink"/>
                <w:rFonts w:ascii="Times New Roman" w:hAnsi="Times New Roman" w:cs="Times New Roman"/>
                <w:noProof/>
                <w:sz w:val="24"/>
                <w:szCs w:val="24"/>
              </w:rPr>
              <w:t>6.2.4 Male Partner Involvement Was a Key Determinant of Contraceptive Adoption</w:t>
            </w:r>
            <w:r w:rsidRPr="00756074">
              <w:rPr>
                <w:rFonts w:ascii="Times New Roman" w:hAnsi="Times New Roman" w:cs="Times New Roman"/>
                <w:noProof/>
                <w:webHidden/>
                <w:sz w:val="24"/>
                <w:szCs w:val="24"/>
              </w:rPr>
              <w:tab/>
            </w:r>
            <w:r w:rsidRPr="00756074">
              <w:rPr>
                <w:rFonts w:ascii="Times New Roman" w:hAnsi="Times New Roman" w:cs="Times New Roman"/>
                <w:noProof/>
                <w:webHidden/>
                <w:sz w:val="24"/>
                <w:szCs w:val="24"/>
              </w:rPr>
              <w:fldChar w:fldCharType="begin"/>
            </w:r>
            <w:r w:rsidRPr="00756074">
              <w:rPr>
                <w:rFonts w:ascii="Times New Roman" w:hAnsi="Times New Roman" w:cs="Times New Roman"/>
                <w:noProof/>
                <w:webHidden/>
                <w:sz w:val="24"/>
                <w:szCs w:val="24"/>
              </w:rPr>
              <w:instrText xml:space="preserve"> PAGEREF _Toc236420107 \h </w:instrText>
            </w:r>
            <w:r w:rsidRPr="00756074">
              <w:rPr>
                <w:rFonts w:ascii="Times New Roman" w:hAnsi="Times New Roman" w:cs="Times New Roman"/>
                <w:noProof/>
                <w:webHidden/>
                <w:sz w:val="24"/>
                <w:szCs w:val="24"/>
              </w:rPr>
            </w:r>
            <w:r w:rsidRPr="00756074">
              <w:rPr>
                <w:rFonts w:ascii="Times New Roman" w:hAnsi="Times New Roman" w:cs="Times New Roman"/>
                <w:noProof/>
                <w:webHidden/>
                <w:sz w:val="24"/>
                <w:szCs w:val="24"/>
              </w:rPr>
              <w:fldChar w:fldCharType="separate"/>
            </w:r>
            <w:r w:rsidRPr="00756074">
              <w:rPr>
                <w:rFonts w:ascii="Times New Roman" w:hAnsi="Times New Roman" w:cs="Times New Roman"/>
                <w:noProof/>
                <w:webHidden/>
                <w:sz w:val="24"/>
                <w:szCs w:val="24"/>
              </w:rPr>
              <w:t>69</w:t>
            </w:r>
            <w:r w:rsidRPr="00756074">
              <w:rPr>
                <w:rFonts w:ascii="Times New Roman" w:hAnsi="Times New Roman" w:cs="Times New Roman"/>
                <w:noProof/>
                <w:webHidden/>
                <w:sz w:val="24"/>
                <w:szCs w:val="24"/>
              </w:rPr>
              <w:fldChar w:fldCharType="end"/>
            </w:r>
          </w:hyperlink>
        </w:p>
        <w:p w14:paraId="2839CDC3" w14:textId="4AC5B9E4" w:rsidR="00756074" w:rsidRPr="00756074" w:rsidRDefault="00756074">
          <w:pPr>
            <w:pStyle w:val="TOC3"/>
            <w:tabs>
              <w:tab w:val="right" w:pos="9019"/>
            </w:tabs>
            <w:rPr>
              <w:rFonts w:ascii="Times New Roman" w:eastAsiaTheme="minorEastAsia" w:hAnsi="Times New Roman" w:cs="Times New Roman"/>
              <w:noProof/>
              <w:kern w:val="2"/>
              <w:sz w:val="24"/>
              <w:szCs w:val="24"/>
              <w14:ligatures w14:val="standardContextual"/>
            </w:rPr>
          </w:pPr>
          <w:hyperlink w:anchor="_Toc236420108" w:history="1">
            <w:r w:rsidRPr="00756074">
              <w:rPr>
                <w:rStyle w:val="Hyperlink"/>
                <w:rFonts w:ascii="Times New Roman" w:hAnsi="Times New Roman" w:cs="Times New Roman"/>
                <w:noProof/>
                <w:sz w:val="24"/>
                <w:szCs w:val="24"/>
              </w:rPr>
              <w:t>6.2.5 Social Stigma and Conservative Norms Suppressed Open Family Planning Communication</w:t>
            </w:r>
            <w:r w:rsidRPr="00756074">
              <w:rPr>
                <w:rFonts w:ascii="Times New Roman" w:hAnsi="Times New Roman" w:cs="Times New Roman"/>
                <w:noProof/>
                <w:webHidden/>
                <w:sz w:val="24"/>
                <w:szCs w:val="24"/>
              </w:rPr>
              <w:tab/>
            </w:r>
            <w:r w:rsidRPr="00756074">
              <w:rPr>
                <w:rFonts w:ascii="Times New Roman" w:hAnsi="Times New Roman" w:cs="Times New Roman"/>
                <w:noProof/>
                <w:webHidden/>
                <w:sz w:val="24"/>
                <w:szCs w:val="24"/>
              </w:rPr>
              <w:fldChar w:fldCharType="begin"/>
            </w:r>
            <w:r w:rsidRPr="00756074">
              <w:rPr>
                <w:rFonts w:ascii="Times New Roman" w:hAnsi="Times New Roman" w:cs="Times New Roman"/>
                <w:noProof/>
                <w:webHidden/>
                <w:sz w:val="24"/>
                <w:szCs w:val="24"/>
              </w:rPr>
              <w:instrText xml:space="preserve"> PAGEREF _Toc236420108 \h </w:instrText>
            </w:r>
            <w:r w:rsidRPr="00756074">
              <w:rPr>
                <w:rFonts w:ascii="Times New Roman" w:hAnsi="Times New Roman" w:cs="Times New Roman"/>
                <w:noProof/>
                <w:webHidden/>
                <w:sz w:val="24"/>
                <w:szCs w:val="24"/>
              </w:rPr>
            </w:r>
            <w:r w:rsidRPr="00756074">
              <w:rPr>
                <w:rFonts w:ascii="Times New Roman" w:hAnsi="Times New Roman" w:cs="Times New Roman"/>
                <w:noProof/>
                <w:webHidden/>
                <w:sz w:val="24"/>
                <w:szCs w:val="24"/>
              </w:rPr>
              <w:fldChar w:fldCharType="separate"/>
            </w:r>
            <w:r w:rsidRPr="00756074">
              <w:rPr>
                <w:rFonts w:ascii="Times New Roman" w:hAnsi="Times New Roman" w:cs="Times New Roman"/>
                <w:noProof/>
                <w:webHidden/>
                <w:sz w:val="24"/>
                <w:szCs w:val="24"/>
              </w:rPr>
              <w:t>69</w:t>
            </w:r>
            <w:r w:rsidRPr="00756074">
              <w:rPr>
                <w:rFonts w:ascii="Times New Roman" w:hAnsi="Times New Roman" w:cs="Times New Roman"/>
                <w:noProof/>
                <w:webHidden/>
                <w:sz w:val="24"/>
                <w:szCs w:val="24"/>
              </w:rPr>
              <w:fldChar w:fldCharType="end"/>
            </w:r>
          </w:hyperlink>
        </w:p>
        <w:p w14:paraId="4C977D12" w14:textId="2BE28414" w:rsidR="00756074" w:rsidRPr="00756074" w:rsidRDefault="00756074">
          <w:pPr>
            <w:pStyle w:val="TOC3"/>
            <w:tabs>
              <w:tab w:val="right" w:pos="9019"/>
            </w:tabs>
            <w:rPr>
              <w:rFonts w:ascii="Times New Roman" w:eastAsiaTheme="minorEastAsia" w:hAnsi="Times New Roman" w:cs="Times New Roman"/>
              <w:noProof/>
              <w:kern w:val="2"/>
              <w:sz w:val="24"/>
              <w:szCs w:val="24"/>
              <w14:ligatures w14:val="standardContextual"/>
            </w:rPr>
          </w:pPr>
          <w:hyperlink w:anchor="_Toc236420109" w:history="1">
            <w:r w:rsidRPr="00756074">
              <w:rPr>
                <w:rStyle w:val="Hyperlink"/>
                <w:rFonts w:ascii="Times New Roman" w:hAnsi="Times New Roman" w:cs="Times New Roman"/>
                <w:noProof/>
                <w:sz w:val="24"/>
                <w:szCs w:val="24"/>
              </w:rPr>
              <w:t>6.2.6 Structural Barriers in Health Facilities Limited Communication Quality</w:t>
            </w:r>
            <w:r w:rsidRPr="00756074">
              <w:rPr>
                <w:rFonts w:ascii="Times New Roman" w:hAnsi="Times New Roman" w:cs="Times New Roman"/>
                <w:noProof/>
                <w:webHidden/>
                <w:sz w:val="24"/>
                <w:szCs w:val="24"/>
              </w:rPr>
              <w:tab/>
            </w:r>
            <w:r w:rsidRPr="00756074">
              <w:rPr>
                <w:rFonts w:ascii="Times New Roman" w:hAnsi="Times New Roman" w:cs="Times New Roman"/>
                <w:noProof/>
                <w:webHidden/>
                <w:sz w:val="24"/>
                <w:szCs w:val="24"/>
              </w:rPr>
              <w:fldChar w:fldCharType="begin"/>
            </w:r>
            <w:r w:rsidRPr="00756074">
              <w:rPr>
                <w:rFonts w:ascii="Times New Roman" w:hAnsi="Times New Roman" w:cs="Times New Roman"/>
                <w:noProof/>
                <w:webHidden/>
                <w:sz w:val="24"/>
                <w:szCs w:val="24"/>
              </w:rPr>
              <w:instrText xml:space="preserve"> PAGEREF _Toc236420109 \h </w:instrText>
            </w:r>
            <w:r w:rsidRPr="00756074">
              <w:rPr>
                <w:rFonts w:ascii="Times New Roman" w:hAnsi="Times New Roman" w:cs="Times New Roman"/>
                <w:noProof/>
                <w:webHidden/>
                <w:sz w:val="24"/>
                <w:szCs w:val="24"/>
              </w:rPr>
            </w:r>
            <w:r w:rsidRPr="00756074">
              <w:rPr>
                <w:rFonts w:ascii="Times New Roman" w:hAnsi="Times New Roman" w:cs="Times New Roman"/>
                <w:noProof/>
                <w:webHidden/>
                <w:sz w:val="24"/>
                <w:szCs w:val="24"/>
              </w:rPr>
              <w:fldChar w:fldCharType="separate"/>
            </w:r>
            <w:r w:rsidRPr="00756074">
              <w:rPr>
                <w:rFonts w:ascii="Times New Roman" w:hAnsi="Times New Roman" w:cs="Times New Roman"/>
                <w:noProof/>
                <w:webHidden/>
                <w:sz w:val="24"/>
                <w:szCs w:val="24"/>
              </w:rPr>
              <w:t>69</w:t>
            </w:r>
            <w:r w:rsidRPr="00756074">
              <w:rPr>
                <w:rFonts w:ascii="Times New Roman" w:hAnsi="Times New Roman" w:cs="Times New Roman"/>
                <w:noProof/>
                <w:webHidden/>
                <w:sz w:val="24"/>
                <w:szCs w:val="24"/>
              </w:rPr>
              <w:fldChar w:fldCharType="end"/>
            </w:r>
          </w:hyperlink>
        </w:p>
        <w:p w14:paraId="6AA5E89A" w14:textId="74CC8832" w:rsidR="00756074" w:rsidRPr="00756074" w:rsidRDefault="00756074">
          <w:pPr>
            <w:pStyle w:val="TOC2"/>
            <w:tabs>
              <w:tab w:val="right" w:pos="9019"/>
            </w:tabs>
            <w:rPr>
              <w:rFonts w:ascii="Times New Roman" w:eastAsiaTheme="minorEastAsia" w:hAnsi="Times New Roman" w:cs="Times New Roman"/>
              <w:noProof/>
              <w:kern w:val="2"/>
              <w:sz w:val="24"/>
              <w:szCs w:val="24"/>
              <w14:ligatures w14:val="standardContextual"/>
            </w:rPr>
          </w:pPr>
          <w:hyperlink w:anchor="_Toc236420110" w:history="1">
            <w:r w:rsidRPr="00756074">
              <w:rPr>
                <w:rStyle w:val="Hyperlink"/>
                <w:rFonts w:ascii="Times New Roman" w:hAnsi="Times New Roman" w:cs="Times New Roman"/>
                <w:noProof/>
                <w:sz w:val="24"/>
                <w:szCs w:val="24"/>
              </w:rPr>
              <w:t>6.3 Recommendations</w:t>
            </w:r>
            <w:r w:rsidRPr="00756074">
              <w:rPr>
                <w:rFonts w:ascii="Times New Roman" w:hAnsi="Times New Roman" w:cs="Times New Roman"/>
                <w:noProof/>
                <w:webHidden/>
                <w:sz w:val="24"/>
                <w:szCs w:val="24"/>
              </w:rPr>
              <w:tab/>
            </w:r>
            <w:r w:rsidRPr="00756074">
              <w:rPr>
                <w:rFonts w:ascii="Times New Roman" w:hAnsi="Times New Roman" w:cs="Times New Roman"/>
                <w:noProof/>
                <w:webHidden/>
                <w:sz w:val="24"/>
                <w:szCs w:val="24"/>
              </w:rPr>
              <w:fldChar w:fldCharType="begin"/>
            </w:r>
            <w:r w:rsidRPr="00756074">
              <w:rPr>
                <w:rFonts w:ascii="Times New Roman" w:hAnsi="Times New Roman" w:cs="Times New Roman"/>
                <w:noProof/>
                <w:webHidden/>
                <w:sz w:val="24"/>
                <w:szCs w:val="24"/>
              </w:rPr>
              <w:instrText xml:space="preserve"> PAGEREF _Toc236420110 \h </w:instrText>
            </w:r>
            <w:r w:rsidRPr="00756074">
              <w:rPr>
                <w:rFonts w:ascii="Times New Roman" w:hAnsi="Times New Roman" w:cs="Times New Roman"/>
                <w:noProof/>
                <w:webHidden/>
                <w:sz w:val="24"/>
                <w:szCs w:val="24"/>
              </w:rPr>
            </w:r>
            <w:r w:rsidRPr="00756074">
              <w:rPr>
                <w:rFonts w:ascii="Times New Roman" w:hAnsi="Times New Roman" w:cs="Times New Roman"/>
                <w:noProof/>
                <w:webHidden/>
                <w:sz w:val="24"/>
                <w:szCs w:val="24"/>
              </w:rPr>
              <w:fldChar w:fldCharType="separate"/>
            </w:r>
            <w:r w:rsidRPr="00756074">
              <w:rPr>
                <w:rFonts w:ascii="Times New Roman" w:hAnsi="Times New Roman" w:cs="Times New Roman"/>
                <w:noProof/>
                <w:webHidden/>
                <w:sz w:val="24"/>
                <w:szCs w:val="24"/>
              </w:rPr>
              <w:t>70</w:t>
            </w:r>
            <w:r w:rsidRPr="00756074">
              <w:rPr>
                <w:rFonts w:ascii="Times New Roman" w:hAnsi="Times New Roman" w:cs="Times New Roman"/>
                <w:noProof/>
                <w:webHidden/>
                <w:sz w:val="24"/>
                <w:szCs w:val="24"/>
              </w:rPr>
              <w:fldChar w:fldCharType="end"/>
            </w:r>
          </w:hyperlink>
        </w:p>
        <w:p w14:paraId="79D941FF" w14:textId="278D695A" w:rsidR="00756074" w:rsidRPr="00756074" w:rsidRDefault="00756074">
          <w:pPr>
            <w:pStyle w:val="TOC3"/>
            <w:tabs>
              <w:tab w:val="right" w:pos="9019"/>
            </w:tabs>
            <w:rPr>
              <w:rFonts w:ascii="Times New Roman" w:eastAsiaTheme="minorEastAsia" w:hAnsi="Times New Roman" w:cs="Times New Roman"/>
              <w:noProof/>
              <w:kern w:val="2"/>
              <w:sz w:val="24"/>
              <w:szCs w:val="24"/>
              <w14:ligatures w14:val="standardContextual"/>
            </w:rPr>
          </w:pPr>
          <w:hyperlink w:anchor="_Toc236420111" w:history="1">
            <w:r w:rsidRPr="00756074">
              <w:rPr>
                <w:rStyle w:val="Hyperlink"/>
                <w:rFonts w:ascii="Times New Roman" w:hAnsi="Times New Roman" w:cs="Times New Roman"/>
                <w:noProof/>
                <w:sz w:val="24"/>
                <w:szCs w:val="24"/>
              </w:rPr>
              <w:t>6.3.1 Recommendations for Program Design and Implementation</w:t>
            </w:r>
            <w:r w:rsidRPr="00756074">
              <w:rPr>
                <w:rFonts w:ascii="Times New Roman" w:hAnsi="Times New Roman" w:cs="Times New Roman"/>
                <w:noProof/>
                <w:webHidden/>
                <w:sz w:val="24"/>
                <w:szCs w:val="24"/>
              </w:rPr>
              <w:tab/>
            </w:r>
            <w:r w:rsidRPr="00756074">
              <w:rPr>
                <w:rFonts w:ascii="Times New Roman" w:hAnsi="Times New Roman" w:cs="Times New Roman"/>
                <w:noProof/>
                <w:webHidden/>
                <w:sz w:val="24"/>
                <w:szCs w:val="24"/>
              </w:rPr>
              <w:fldChar w:fldCharType="begin"/>
            </w:r>
            <w:r w:rsidRPr="00756074">
              <w:rPr>
                <w:rFonts w:ascii="Times New Roman" w:hAnsi="Times New Roman" w:cs="Times New Roman"/>
                <w:noProof/>
                <w:webHidden/>
                <w:sz w:val="24"/>
                <w:szCs w:val="24"/>
              </w:rPr>
              <w:instrText xml:space="preserve"> PAGEREF _Toc236420111 \h </w:instrText>
            </w:r>
            <w:r w:rsidRPr="00756074">
              <w:rPr>
                <w:rFonts w:ascii="Times New Roman" w:hAnsi="Times New Roman" w:cs="Times New Roman"/>
                <w:noProof/>
                <w:webHidden/>
                <w:sz w:val="24"/>
                <w:szCs w:val="24"/>
              </w:rPr>
            </w:r>
            <w:r w:rsidRPr="00756074">
              <w:rPr>
                <w:rFonts w:ascii="Times New Roman" w:hAnsi="Times New Roman" w:cs="Times New Roman"/>
                <w:noProof/>
                <w:webHidden/>
                <w:sz w:val="24"/>
                <w:szCs w:val="24"/>
              </w:rPr>
              <w:fldChar w:fldCharType="separate"/>
            </w:r>
            <w:r w:rsidRPr="00756074">
              <w:rPr>
                <w:rFonts w:ascii="Times New Roman" w:hAnsi="Times New Roman" w:cs="Times New Roman"/>
                <w:noProof/>
                <w:webHidden/>
                <w:sz w:val="24"/>
                <w:szCs w:val="24"/>
              </w:rPr>
              <w:t>70</w:t>
            </w:r>
            <w:r w:rsidRPr="00756074">
              <w:rPr>
                <w:rFonts w:ascii="Times New Roman" w:hAnsi="Times New Roman" w:cs="Times New Roman"/>
                <w:noProof/>
                <w:webHidden/>
                <w:sz w:val="24"/>
                <w:szCs w:val="24"/>
              </w:rPr>
              <w:fldChar w:fldCharType="end"/>
            </w:r>
          </w:hyperlink>
        </w:p>
        <w:p w14:paraId="1EC5BC9D" w14:textId="2376DCD2" w:rsidR="00756074" w:rsidRPr="00756074" w:rsidRDefault="00756074">
          <w:pPr>
            <w:pStyle w:val="TOC3"/>
            <w:tabs>
              <w:tab w:val="right" w:pos="9019"/>
            </w:tabs>
            <w:rPr>
              <w:rFonts w:ascii="Times New Roman" w:eastAsiaTheme="minorEastAsia" w:hAnsi="Times New Roman" w:cs="Times New Roman"/>
              <w:noProof/>
              <w:kern w:val="2"/>
              <w:sz w:val="24"/>
              <w:szCs w:val="24"/>
              <w14:ligatures w14:val="standardContextual"/>
            </w:rPr>
          </w:pPr>
          <w:hyperlink w:anchor="_Toc236420112" w:history="1">
            <w:r w:rsidRPr="00756074">
              <w:rPr>
                <w:rStyle w:val="Hyperlink"/>
                <w:rFonts w:ascii="Times New Roman" w:hAnsi="Times New Roman" w:cs="Times New Roman"/>
                <w:noProof/>
                <w:sz w:val="24"/>
                <w:szCs w:val="24"/>
              </w:rPr>
              <w:t>6.3.2 Recommendations for Health Service Delivery</w:t>
            </w:r>
            <w:r w:rsidRPr="00756074">
              <w:rPr>
                <w:rFonts w:ascii="Times New Roman" w:hAnsi="Times New Roman" w:cs="Times New Roman"/>
                <w:noProof/>
                <w:webHidden/>
                <w:sz w:val="24"/>
                <w:szCs w:val="24"/>
              </w:rPr>
              <w:tab/>
            </w:r>
            <w:r w:rsidRPr="00756074">
              <w:rPr>
                <w:rFonts w:ascii="Times New Roman" w:hAnsi="Times New Roman" w:cs="Times New Roman"/>
                <w:noProof/>
                <w:webHidden/>
                <w:sz w:val="24"/>
                <w:szCs w:val="24"/>
              </w:rPr>
              <w:fldChar w:fldCharType="begin"/>
            </w:r>
            <w:r w:rsidRPr="00756074">
              <w:rPr>
                <w:rFonts w:ascii="Times New Roman" w:hAnsi="Times New Roman" w:cs="Times New Roman"/>
                <w:noProof/>
                <w:webHidden/>
                <w:sz w:val="24"/>
                <w:szCs w:val="24"/>
              </w:rPr>
              <w:instrText xml:space="preserve"> PAGEREF _Toc236420112 \h </w:instrText>
            </w:r>
            <w:r w:rsidRPr="00756074">
              <w:rPr>
                <w:rFonts w:ascii="Times New Roman" w:hAnsi="Times New Roman" w:cs="Times New Roman"/>
                <w:noProof/>
                <w:webHidden/>
                <w:sz w:val="24"/>
                <w:szCs w:val="24"/>
              </w:rPr>
            </w:r>
            <w:r w:rsidRPr="00756074">
              <w:rPr>
                <w:rFonts w:ascii="Times New Roman" w:hAnsi="Times New Roman" w:cs="Times New Roman"/>
                <w:noProof/>
                <w:webHidden/>
                <w:sz w:val="24"/>
                <w:szCs w:val="24"/>
              </w:rPr>
              <w:fldChar w:fldCharType="separate"/>
            </w:r>
            <w:r w:rsidRPr="00756074">
              <w:rPr>
                <w:rFonts w:ascii="Times New Roman" w:hAnsi="Times New Roman" w:cs="Times New Roman"/>
                <w:noProof/>
                <w:webHidden/>
                <w:sz w:val="24"/>
                <w:szCs w:val="24"/>
              </w:rPr>
              <w:t>71</w:t>
            </w:r>
            <w:r w:rsidRPr="00756074">
              <w:rPr>
                <w:rFonts w:ascii="Times New Roman" w:hAnsi="Times New Roman" w:cs="Times New Roman"/>
                <w:noProof/>
                <w:webHidden/>
                <w:sz w:val="24"/>
                <w:szCs w:val="24"/>
              </w:rPr>
              <w:fldChar w:fldCharType="end"/>
            </w:r>
          </w:hyperlink>
        </w:p>
        <w:p w14:paraId="22E198F2" w14:textId="4830AB07" w:rsidR="00756074" w:rsidRPr="00756074" w:rsidRDefault="00756074">
          <w:pPr>
            <w:pStyle w:val="TOC3"/>
            <w:tabs>
              <w:tab w:val="right" w:pos="9019"/>
            </w:tabs>
            <w:rPr>
              <w:rFonts w:ascii="Times New Roman" w:eastAsiaTheme="minorEastAsia" w:hAnsi="Times New Roman" w:cs="Times New Roman"/>
              <w:noProof/>
              <w:kern w:val="2"/>
              <w:sz w:val="24"/>
              <w:szCs w:val="24"/>
              <w14:ligatures w14:val="standardContextual"/>
            </w:rPr>
          </w:pPr>
          <w:hyperlink w:anchor="_Toc236420113" w:history="1">
            <w:r w:rsidRPr="00756074">
              <w:rPr>
                <w:rStyle w:val="Hyperlink"/>
                <w:rFonts w:ascii="Times New Roman" w:hAnsi="Times New Roman" w:cs="Times New Roman"/>
                <w:noProof/>
                <w:sz w:val="24"/>
                <w:szCs w:val="24"/>
              </w:rPr>
              <w:t>6.3.3 Recommendations for Policy</w:t>
            </w:r>
            <w:r w:rsidRPr="00756074">
              <w:rPr>
                <w:rFonts w:ascii="Times New Roman" w:hAnsi="Times New Roman" w:cs="Times New Roman"/>
                <w:noProof/>
                <w:webHidden/>
                <w:sz w:val="24"/>
                <w:szCs w:val="24"/>
              </w:rPr>
              <w:tab/>
            </w:r>
            <w:r w:rsidRPr="00756074">
              <w:rPr>
                <w:rFonts w:ascii="Times New Roman" w:hAnsi="Times New Roman" w:cs="Times New Roman"/>
                <w:noProof/>
                <w:webHidden/>
                <w:sz w:val="24"/>
                <w:szCs w:val="24"/>
              </w:rPr>
              <w:fldChar w:fldCharType="begin"/>
            </w:r>
            <w:r w:rsidRPr="00756074">
              <w:rPr>
                <w:rFonts w:ascii="Times New Roman" w:hAnsi="Times New Roman" w:cs="Times New Roman"/>
                <w:noProof/>
                <w:webHidden/>
                <w:sz w:val="24"/>
                <w:szCs w:val="24"/>
              </w:rPr>
              <w:instrText xml:space="preserve"> PAGEREF _Toc236420113 \h </w:instrText>
            </w:r>
            <w:r w:rsidRPr="00756074">
              <w:rPr>
                <w:rFonts w:ascii="Times New Roman" w:hAnsi="Times New Roman" w:cs="Times New Roman"/>
                <w:noProof/>
                <w:webHidden/>
                <w:sz w:val="24"/>
                <w:szCs w:val="24"/>
              </w:rPr>
            </w:r>
            <w:r w:rsidRPr="00756074">
              <w:rPr>
                <w:rFonts w:ascii="Times New Roman" w:hAnsi="Times New Roman" w:cs="Times New Roman"/>
                <w:noProof/>
                <w:webHidden/>
                <w:sz w:val="24"/>
                <w:szCs w:val="24"/>
              </w:rPr>
              <w:fldChar w:fldCharType="separate"/>
            </w:r>
            <w:r w:rsidRPr="00756074">
              <w:rPr>
                <w:rFonts w:ascii="Times New Roman" w:hAnsi="Times New Roman" w:cs="Times New Roman"/>
                <w:noProof/>
                <w:webHidden/>
                <w:sz w:val="24"/>
                <w:szCs w:val="24"/>
              </w:rPr>
              <w:t>72</w:t>
            </w:r>
            <w:r w:rsidRPr="00756074">
              <w:rPr>
                <w:rFonts w:ascii="Times New Roman" w:hAnsi="Times New Roman" w:cs="Times New Roman"/>
                <w:noProof/>
                <w:webHidden/>
                <w:sz w:val="24"/>
                <w:szCs w:val="24"/>
              </w:rPr>
              <w:fldChar w:fldCharType="end"/>
            </w:r>
          </w:hyperlink>
        </w:p>
        <w:p w14:paraId="43B54173" w14:textId="2F0C65EF" w:rsidR="00756074" w:rsidRPr="00756074" w:rsidRDefault="00756074">
          <w:pPr>
            <w:pStyle w:val="TOC3"/>
            <w:tabs>
              <w:tab w:val="right" w:pos="9019"/>
            </w:tabs>
            <w:rPr>
              <w:rFonts w:ascii="Times New Roman" w:eastAsiaTheme="minorEastAsia" w:hAnsi="Times New Roman" w:cs="Times New Roman"/>
              <w:noProof/>
              <w:kern w:val="2"/>
              <w:sz w:val="24"/>
              <w:szCs w:val="24"/>
              <w14:ligatures w14:val="standardContextual"/>
            </w:rPr>
          </w:pPr>
          <w:hyperlink w:anchor="_Toc236420114" w:history="1">
            <w:r w:rsidRPr="00756074">
              <w:rPr>
                <w:rStyle w:val="Hyperlink"/>
                <w:rFonts w:ascii="Times New Roman" w:hAnsi="Times New Roman" w:cs="Times New Roman"/>
                <w:noProof/>
                <w:sz w:val="24"/>
                <w:szCs w:val="24"/>
              </w:rPr>
              <w:t>6.3.4 Recommendations for Future Research</w:t>
            </w:r>
            <w:r w:rsidRPr="00756074">
              <w:rPr>
                <w:rFonts w:ascii="Times New Roman" w:hAnsi="Times New Roman" w:cs="Times New Roman"/>
                <w:noProof/>
                <w:webHidden/>
                <w:sz w:val="24"/>
                <w:szCs w:val="24"/>
              </w:rPr>
              <w:tab/>
            </w:r>
            <w:r w:rsidRPr="00756074">
              <w:rPr>
                <w:rFonts w:ascii="Times New Roman" w:hAnsi="Times New Roman" w:cs="Times New Roman"/>
                <w:noProof/>
                <w:webHidden/>
                <w:sz w:val="24"/>
                <w:szCs w:val="24"/>
              </w:rPr>
              <w:fldChar w:fldCharType="begin"/>
            </w:r>
            <w:r w:rsidRPr="00756074">
              <w:rPr>
                <w:rFonts w:ascii="Times New Roman" w:hAnsi="Times New Roman" w:cs="Times New Roman"/>
                <w:noProof/>
                <w:webHidden/>
                <w:sz w:val="24"/>
                <w:szCs w:val="24"/>
              </w:rPr>
              <w:instrText xml:space="preserve"> PAGEREF _Toc236420114 \h </w:instrText>
            </w:r>
            <w:r w:rsidRPr="00756074">
              <w:rPr>
                <w:rFonts w:ascii="Times New Roman" w:hAnsi="Times New Roman" w:cs="Times New Roman"/>
                <w:noProof/>
                <w:webHidden/>
                <w:sz w:val="24"/>
                <w:szCs w:val="24"/>
              </w:rPr>
            </w:r>
            <w:r w:rsidRPr="00756074">
              <w:rPr>
                <w:rFonts w:ascii="Times New Roman" w:hAnsi="Times New Roman" w:cs="Times New Roman"/>
                <w:noProof/>
                <w:webHidden/>
                <w:sz w:val="24"/>
                <w:szCs w:val="24"/>
              </w:rPr>
              <w:fldChar w:fldCharType="separate"/>
            </w:r>
            <w:r w:rsidRPr="00756074">
              <w:rPr>
                <w:rFonts w:ascii="Times New Roman" w:hAnsi="Times New Roman" w:cs="Times New Roman"/>
                <w:noProof/>
                <w:webHidden/>
                <w:sz w:val="24"/>
                <w:szCs w:val="24"/>
              </w:rPr>
              <w:t>73</w:t>
            </w:r>
            <w:r w:rsidRPr="00756074">
              <w:rPr>
                <w:rFonts w:ascii="Times New Roman" w:hAnsi="Times New Roman" w:cs="Times New Roman"/>
                <w:noProof/>
                <w:webHidden/>
                <w:sz w:val="24"/>
                <w:szCs w:val="24"/>
              </w:rPr>
              <w:fldChar w:fldCharType="end"/>
            </w:r>
          </w:hyperlink>
        </w:p>
        <w:p w14:paraId="1B9CA1D6" w14:textId="236E47B2" w:rsidR="00756074" w:rsidRPr="00756074" w:rsidRDefault="00756074">
          <w:pPr>
            <w:pStyle w:val="TOC2"/>
            <w:tabs>
              <w:tab w:val="right" w:pos="9019"/>
            </w:tabs>
            <w:rPr>
              <w:rFonts w:ascii="Times New Roman" w:eastAsiaTheme="minorEastAsia" w:hAnsi="Times New Roman" w:cs="Times New Roman"/>
              <w:noProof/>
              <w:kern w:val="2"/>
              <w:sz w:val="24"/>
              <w:szCs w:val="24"/>
              <w14:ligatures w14:val="standardContextual"/>
            </w:rPr>
          </w:pPr>
          <w:hyperlink w:anchor="_Toc236420115" w:history="1">
            <w:r w:rsidRPr="00756074">
              <w:rPr>
                <w:rStyle w:val="Hyperlink"/>
                <w:rFonts w:ascii="Times New Roman" w:hAnsi="Times New Roman" w:cs="Times New Roman"/>
                <w:noProof/>
                <w:sz w:val="24"/>
                <w:szCs w:val="24"/>
              </w:rPr>
              <w:t>6.4 Closing Statement</w:t>
            </w:r>
            <w:r w:rsidRPr="00756074">
              <w:rPr>
                <w:rFonts w:ascii="Times New Roman" w:hAnsi="Times New Roman" w:cs="Times New Roman"/>
                <w:noProof/>
                <w:webHidden/>
                <w:sz w:val="24"/>
                <w:szCs w:val="24"/>
              </w:rPr>
              <w:tab/>
            </w:r>
            <w:r w:rsidRPr="00756074">
              <w:rPr>
                <w:rFonts w:ascii="Times New Roman" w:hAnsi="Times New Roman" w:cs="Times New Roman"/>
                <w:noProof/>
                <w:webHidden/>
                <w:sz w:val="24"/>
                <w:szCs w:val="24"/>
              </w:rPr>
              <w:fldChar w:fldCharType="begin"/>
            </w:r>
            <w:r w:rsidRPr="00756074">
              <w:rPr>
                <w:rFonts w:ascii="Times New Roman" w:hAnsi="Times New Roman" w:cs="Times New Roman"/>
                <w:noProof/>
                <w:webHidden/>
                <w:sz w:val="24"/>
                <w:szCs w:val="24"/>
              </w:rPr>
              <w:instrText xml:space="preserve"> PAGEREF _Toc236420115 \h </w:instrText>
            </w:r>
            <w:r w:rsidRPr="00756074">
              <w:rPr>
                <w:rFonts w:ascii="Times New Roman" w:hAnsi="Times New Roman" w:cs="Times New Roman"/>
                <w:noProof/>
                <w:webHidden/>
                <w:sz w:val="24"/>
                <w:szCs w:val="24"/>
              </w:rPr>
            </w:r>
            <w:r w:rsidRPr="00756074">
              <w:rPr>
                <w:rFonts w:ascii="Times New Roman" w:hAnsi="Times New Roman" w:cs="Times New Roman"/>
                <w:noProof/>
                <w:webHidden/>
                <w:sz w:val="24"/>
                <w:szCs w:val="24"/>
              </w:rPr>
              <w:fldChar w:fldCharType="separate"/>
            </w:r>
            <w:r w:rsidRPr="00756074">
              <w:rPr>
                <w:rFonts w:ascii="Times New Roman" w:hAnsi="Times New Roman" w:cs="Times New Roman"/>
                <w:noProof/>
                <w:webHidden/>
                <w:sz w:val="24"/>
                <w:szCs w:val="24"/>
              </w:rPr>
              <w:t>74</w:t>
            </w:r>
            <w:r w:rsidRPr="00756074">
              <w:rPr>
                <w:rFonts w:ascii="Times New Roman" w:hAnsi="Times New Roman" w:cs="Times New Roman"/>
                <w:noProof/>
                <w:webHidden/>
                <w:sz w:val="24"/>
                <w:szCs w:val="24"/>
              </w:rPr>
              <w:fldChar w:fldCharType="end"/>
            </w:r>
          </w:hyperlink>
        </w:p>
        <w:p w14:paraId="62F9460A" w14:textId="08FF2EF5" w:rsidR="00756074" w:rsidRPr="00756074" w:rsidRDefault="00756074">
          <w:pPr>
            <w:pStyle w:val="TOC1"/>
            <w:tabs>
              <w:tab w:val="right" w:pos="9019"/>
            </w:tabs>
            <w:rPr>
              <w:rFonts w:ascii="Times New Roman" w:eastAsiaTheme="minorEastAsia" w:hAnsi="Times New Roman" w:cs="Times New Roman"/>
              <w:noProof/>
              <w:kern w:val="2"/>
              <w:sz w:val="24"/>
              <w:szCs w:val="24"/>
              <w14:ligatures w14:val="standardContextual"/>
            </w:rPr>
          </w:pPr>
          <w:hyperlink w:anchor="_Toc236420116" w:history="1">
            <w:r w:rsidRPr="00756074">
              <w:rPr>
                <w:rStyle w:val="Hyperlink"/>
                <w:rFonts w:ascii="Times New Roman" w:hAnsi="Times New Roman" w:cs="Times New Roman"/>
                <w:noProof/>
                <w:sz w:val="24"/>
                <w:szCs w:val="24"/>
              </w:rPr>
              <w:t>REFERENCES</w:t>
            </w:r>
            <w:r w:rsidRPr="00756074">
              <w:rPr>
                <w:rFonts w:ascii="Times New Roman" w:hAnsi="Times New Roman" w:cs="Times New Roman"/>
                <w:noProof/>
                <w:webHidden/>
                <w:sz w:val="24"/>
                <w:szCs w:val="24"/>
              </w:rPr>
              <w:tab/>
            </w:r>
            <w:r w:rsidRPr="00756074">
              <w:rPr>
                <w:rFonts w:ascii="Times New Roman" w:hAnsi="Times New Roman" w:cs="Times New Roman"/>
                <w:noProof/>
                <w:webHidden/>
                <w:sz w:val="24"/>
                <w:szCs w:val="24"/>
              </w:rPr>
              <w:fldChar w:fldCharType="begin"/>
            </w:r>
            <w:r w:rsidRPr="00756074">
              <w:rPr>
                <w:rFonts w:ascii="Times New Roman" w:hAnsi="Times New Roman" w:cs="Times New Roman"/>
                <w:noProof/>
                <w:webHidden/>
                <w:sz w:val="24"/>
                <w:szCs w:val="24"/>
              </w:rPr>
              <w:instrText xml:space="preserve"> PAGEREF _Toc236420116 \h </w:instrText>
            </w:r>
            <w:r w:rsidRPr="00756074">
              <w:rPr>
                <w:rFonts w:ascii="Times New Roman" w:hAnsi="Times New Roman" w:cs="Times New Roman"/>
                <w:noProof/>
                <w:webHidden/>
                <w:sz w:val="24"/>
                <w:szCs w:val="24"/>
              </w:rPr>
            </w:r>
            <w:r w:rsidRPr="00756074">
              <w:rPr>
                <w:rFonts w:ascii="Times New Roman" w:hAnsi="Times New Roman" w:cs="Times New Roman"/>
                <w:noProof/>
                <w:webHidden/>
                <w:sz w:val="24"/>
                <w:szCs w:val="24"/>
              </w:rPr>
              <w:fldChar w:fldCharType="separate"/>
            </w:r>
            <w:r w:rsidRPr="00756074">
              <w:rPr>
                <w:rFonts w:ascii="Times New Roman" w:hAnsi="Times New Roman" w:cs="Times New Roman"/>
                <w:noProof/>
                <w:webHidden/>
                <w:sz w:val="24"/>
                <w:szCs w:val="24"/>
              </w:rPr>
              <w:t>75</w:t>
            </w:r>
            <w:r w:rsidRPr="00756074">
              <w:rPr>
                <w:rFonts w:ascii="Times New Roman" w:hAnsi="Times New Roman" w:cs="Times New Roman"/>
                <w:noProof/>
                <w:webHidden/>
                <w:sz w:val="24"/>
                <w:szCs w:val="24"/>
              </w:rPr>
              <w:fldChar w:fldCharType="end"/>
            </w:r>
          </w:hyperlink>
        </w:p>
        <w:p w14:paraId="1000C96C" w14:textId="17C13023" w:rsidR="00756074" w:rsidRPr="00756074" w:rsidRDefault="00756074">
          <w:pPr>
            <w:pStyle w:val="TOC1"/>
            <w:tabs>
              <w:tab w:val="right" w:pos="9019"/>
            </w:tabs>
            <w:rPr>
              <w:rFonts w:ascii="Times New Roman" w:eastAsiaTheme="minorEastAsia" w:hAnsi="Times New Roman" w:cs="Times New Roman"/>
              <w:noProof/>
              <w:kern w:val="2"/>
              <w:sz w:val="24"/>
              <w:szCs w:val="24"/>
              <w14:ligatures w14:val="standardContextual"/>
            </w:rPr>
          </w:pPr>
          <w:hyperlink w:anchor="_Toc236420117" w:history="1">
            <w:r w:rsidRPr="00756074">
              <w:rPr>
                <w:rStyle w:val="Hyperlink"/>
                <w:rFonts w:ascii="Times New Roman" w:hAnsi="Times New Roman" w:cs="Times New Roman"/>
                <w:noProof/>
                <w:sz w:val="24"/>
                <w:szCs w:val="24"/>
              </w:rPr>
              <w:t>APPENDICES</w:t>
            </w:r>
            <w:r w:rsidRPr="00756074">
              <w:rPr>
                <w:rFonts w:ascii="Times New Roman" w:hAnsi="Times New Roman" w:cs="Times New Roman"/>
                <w:noProof/>
                <w:webHidden/>
                <w:sz w:val="24"/>
                <w:szCs w:val="24"/>
              </w:rPr>
              <w:tab/>
            </w:r>
            <w:r w:rsidRPr="00756074">
              <w:rPr>
                <w:rFonts w:ascii="Times New Roman" w:hAnsi="Times New Roman" w:cs="Times New Roman"/>
                <w:noProof/>
                <w:webHidden/>
                <w:sz w:val="24"/>
                <w:szCs w:val="24"/>
              </w:rPr>
              <w:fldChar w:fldCharType="begin"/>
            </w:r>
            <w:r w:rsidRPr="00756074">
              <w:rPr>
                <w:rFonts w:ascii="Times New Roman" w:hAnsi="Times New Roman" w:cs="Times New Roman"/>
                <w:noProof/>
                <w:webHidden/>
                <w:sz w:val="24"/>
                <w:szCs w:val="24"/>
              </w:rPr>
              <w:instrText xml:space="preserve"> PAGEREF _Toc236420117 \h </w:instrText>
            </w:r>
            <w:r w:rsidRPr="00756074">
              <w:rPr>
                <w:rFonts w:ascii="Times New Roman" w:hAnsi="Times New Roman" w:cs="Times New Roman"/>
                <w:noProof/>
                <w:webHidden/>
                <w:sz w:val="24"/>
                <w:szCs w:val="24"/>
              </w:rPr>
            </w:r>
            <w:r w:rsidRPr="00756074">
              <w:rPr>
                <w:rFonts w:ascii="Times New Roman" w:hAnsi="Times New Roman" w:cs="Times New Roman"/>
                <w:noProof/>
                <w:webHidden/>
                <w:sz w:val="24"/>
                <w:szCs w:val="24"/>
              </w:rPr>
              <w:fldChar w:fldCharType="separate"/>
            </w:r>
            <w:r w:rsidRPr="00756074">
              <w:rPr>
                <w:rFonts w:ascii="Times New Roman" w:hAnsi="Times New Roman" w:cs="Times New Roman"/>
                <w:noProof/>
                <w:webHidden/>
                <w:sz w:val="24"/>
                <w:szCs w:val="24"/>
              </w:rPr>
              <w:t>78</w:t>
            </w:r>
            <w:r w:rsidRPr="00756074">
              <w:rPr>
                <w:rFonts w:ascii="Times New Roman" w:hAnsi="Times New Roman" w:cs="Times New Roman"/>
                <w:noProof/>
                <w:webHidden/>
                <w:sz w:val="24"/>
                <w:szCs w:val="24"/>
              </w:rPr>
              <w:fldChar w:fldCharType="end"/>
            </w:r>
          </w:hyperlink>
        </w:p>
        <w:p w14:paraId="093BFB45" w14:textId="322DBD44" w:rsidR="00756074" w:rsidRPr="00756074" w:rsidRDefault="00756074">
          <w:pPr>
            <w:pStyle w:val="TOC2"/>
            <w:tabs>
              <w:tab w:val="right" w:pos="9019"/>
            </w:tabs>
            <w:rPr>
              <w:rFonts w:ascii="Times New Roman" w:eastAsiaTheme="minorEastAsia" w:hAnsi="Times New Roman" w:cs="Times New Roman"/>
              <w:noProof/>
              <w:kern w:val="2"/>
              <w:sz w:val="24"/>
              <w:szCs w:val="24"/>
              <w14:ligatures w14:val="standardContextual"/>
            </w:rPr>
          </w:pPr>
          <w:hyperlink w:anchor="_Toc236420118" w:history="1">
            <w:r w:rsidRPr="00756074">
              <w:rPr>
                <w:rStyle w:val="Hyperlink"/>
                <w:rFonts w:ascii="Times New Roman" w:hAnsi="Times New Roman" w:cs="Times New Roman"/>
                <w:noProof/>
                <w:sz w:val="24"/>
                <w:szCs w:val="24"/>
              </w:rPr>
              <w:t>Appendix A: Consent Form</w:t>
            </w:r>
            <w:r w:rsidRPr="00756074">
              <w:rPr>
                <w:rFonts w:ascii="Times New Roman" w:hAnsi="Times New Roman" w:cs="Times New Roman"/>
                <w:noProof/>
                <w:webHidden/>
                <w:sz w:val="24"/>
                <w:szCs w:val="24"/>
              </w:rPr>
              <w:tab/>
            </w:r>
            <w:r w:rsidRPr="00756074">
              <w:rPr>
                <w:rFonts w:ascii="Times New Roman" w:hAnsi="Times New Roman" w:cs="Times New Roman"/>
                <w:noProof/>
                <w:webHidden/>
                <w:sz w:val="24"/>
                <w:szCs w:val="24"/>
              </w:rPr>
              <w:fldChar w:fldCharType="begin"/>
            </w:r>
            <w:r w:rsidRPr="00756074">
              <w:rPr>
                <w:rFonts w:ascii="Times New Roman" w:hAnsi="Times New Roman" w:cs="Times New Roman"/>
                <w:noProof/>
                <w:webHidden/>
                <w:sz w:val="24"/>
                <w:szCs w:val="24"/>
              </w:rPr>
              <w:instrText xml:space="preserve"> PAGEREF _Toc236420118 \h </w:instrText>
            </w:r>
            <w:r w:rsidRPr="00756074">
              <w:rPr>
                <w:rFonts w:ascii="Times New Roman" w:hAnsi="Times New Roman" w:cs="Times New Roman"/>
                <w:noProof/>
                <w:webHidden/>
                <w:sz w:val="24"/>
                <w:szCs w:val="24"/>
              </w:rPr>
            </w:r>
            <w:r w:rsidRPr="00756074">
              <w:rPr>
                <w:rFonts w:ascii="Times New Roman" w:hAnsi="Times New Roman" w:cs="Times New Roman"/>
                <w:noProof/>
                <w:webHidden/>
                <w:sz w:val="24"/>
                <w:szCs w:val="24"/>
              </w:rPr>
              <w:fldChar w:fldCharType="separate"/>
            </w:r>
            <w:r w:rsidRPr="00756074">
              <w:rPr>
                <w:rFonts w:ascii="Times New Roman" w:hAnsi="Times New Roman" w:cs="Times New Roman"/>
                <w:noProof/>
                <w:webHidden/>
                <w:sz w:val="24"/>
                <w:szCs w:val="24"/>
              </w:rPr>
              <w:t>78</w:t>
            </w:r>
            <w:r w:rsidRPr="00756074">
              <w:rPr>
                <w:rFonts w:ascii="Times New Roman" w:hAnsi="Times New Roman" w:cs="Times New Roman"/>
                <w:noProof/>
                <w:webHidden/>
                <w:sz w:val="24"/>
                <w:szCs w:val="24"/>
              </w:rPr>
              <w:fldChar w:fldCharType="end"/>
            </w:r>
          </w:hyperlink>
        </w:p>
        <w:p w14:paraId="5D234109" w14:textId="0A77784B" w:rsidR="00756074" w:rsidRPr="00756074" w:rsidRDefault="00756074">
          <w:pPr>
            <w:pStyle w:val="TOC2"/>
            <w:tabs>
              <w:tab w:val="right" w:pos="9019"/>
            </w:tabs>
            <w:rPr>
              <w:rFonts w:ascii="Times New Roman" w:eastAsiaTheme="minorEastAsia" w:hAnsi="Times New Roman" w:cs="Times New Roman"/>
              <w:noProof/>
              <w:kern w:val="2"/>
              <w:sz w:val="24"/>
              <w:szCs w:val="24"/>
              <w14:ligatures w14:val="standardContextual"/>
            </w:rPr>
          </w:pPr>
          <w:hyperlink w:anchor="_Toc236420119" w:history="1">
            <w:r w:rsidRPr="00756074">
              <w:rPr>
                <w:rStyle w:val="Hyperlink"/>
                <w:rFonts w:ascii="Times New Roman" w:hAnsi="Times New Roman" w:cs="Times New Roman"/>
                <w:noProof/>
                <w:sz w:val="24"/>
                <w:szCs w:val="24"/>
              </w:rPr>
              <w:t>Appendix B: Questionnaire</w:t>
            </w:r>
            <w:r w:rsidRPr="00756074">
              <w:rPr>
                <w:rFonts w:ascii="Times New Roman" w:hAnsi="Times New Roman" w:cs="Times New Roman"/>
                <w:noProof/>
                <w:webHidden/>
                <w:sz w:val="24"/>
                <w:szCs w:val="24"/>
              </w:rPr>
              <w:tab/>
            </w:r>
            <w:r w:rsidRPr="00756074">
              <w:rPr>
                <w:rFonts w:ascii="Times New Roman" w:hAnsi="Times New Roman" w:cs="Times New Roman"/>
                <w:noProof/>
                <w:webHidden/>
                <w:sz w:val="24"/>
                <w:szCs w:val="24"/>
              </w:rPr>
              <w:fldChar w:fldCharType="begin"/>
            </w:r>
            <w:r w:rsidRPr="00756074">
              <w:rPr>
                <w:rFonts w:ascii="Times New Roman" w:hAnsi="Times New Roman" w:cs="Times New Roman"/>
                <w:noProof/>
                <w:webHidden/>
                <w:sz w:val="24"/>
                <w:szCs w:val="24"/>
              </w:rPr>
              <w:instrText xml:space="preserve"> PAGEREF _Toc236420119 \h </w:instrText>
            </w:r>
            <w:r w:rsidRPr="00756074">
              <w:rPr>
                <w:rFonts w:ascii="Times New Roman" w:hAnsi="Times New Roman" w:cs="Times New Roman"/>
                <w:noProof/>
                <w:webHidden/>
                <w:sz w:val="24"/>
                <w:szCs w:val="24"/>
              </w:rPr>
            </w:r>
            <w:r w:rsidRPr="00756074">
              <w:rPr>
                <w:rFonts w:ascii="Times New Roman" w:hAnsi="Times New Roman" w:cs="Times New Roman"/>
                <w:noProof/>
                <w:webHidden/>
                <w:sz w:val="24"/>
                <w:szCs w:val="24"/>
              </w:rPr>
              <w:fldChar w:fldCharType="separate"/>
            </w:r>
            <w:r w:rsidRPr="00756074">
              <w:rPr>
                <w:rFonts w:ascii="Times New Roman" w:hAnsi="Times New Roman" w:cs="Times New Roman"/>
                <w:noProof/>
                <w:webHidden/>
                <w:sz w:val="24"/>
                <w:szCs w:val="24"/>
              </w:rPr>
              <w:t>80</w:t>
            </w:r>
            <w:r w:rsidRPr="00756074">
              <w:rPr>
                <w:rFonts w:ascii="Times New Roman" w:hAnsi="Times New Roman" w:cs="Times New Roman"/>
                <w:noProof/>
                <w:webHidden/>
                <w:sz w:val="24"/>
                <w:szCs w:val="24"/>
              </w:rPr>
              <w:fldChar w:fldCharType="end"/>
            </w:r>
          </w:hyperlink>
        </w:p>
        <w:p w14:paraId="2C82CE3D" w14:textId="752D63E0" w:rsidR="00756074" w:rsidRPr="00756074" w:rsidRDefault="00756074">
          <w:pPr>
            <w:pStyle w:val="TOC2"/>
            <w:tabs>
              <w:tab w:val="right" w:pos="9019"/>
            </w:tabs>
            <w:rPr>
              <w:rFonts w:ascii="Times New Roman" w:eastAsiaTheme="minorEastAsia" w:hAnsi="Times New Roman" w:cs="Times New Roman"/>
              <w:noProof/>
              <w:kern w:val="2"/>
              <w:sz w:val="24"/>
              <w:szCs w:val="24"/>
              <w14:ligatures w14:val="standardContextual"/>
            </w:rPr>
          </w:pPr>
          <w:hyperlink w:anchor="_Toc236420120" w:history="1">
            <w:r w:rsidRPr="00756074">
              <w:rPr>
                <w:rStyle w:val="Hyperlink"/>
                <w:rFonts w:ascii="Times New Roman" w:hAnsi="Times New Roman" w:cs="Times New Roman"/>
                <w:noProof/>
                <w:sz w:val="24"/>
                <w:szCs w:val="24"/>
              </w:rPr>
              <w:t>Appendix C: Focus Group Discussion</w:t>
            </w:r>
            <w:r w:rsidRPr="00756074">
              <w:rPr>
                <w:rFonts w:ascii="Times New Roman" w:hAnsi="Times New Roman" w:cs="Times New Roman"/>
                <w:noProof/>
                <w:webHidden/>
                <w:sz w:val="24"/>
                <w:szCs w:val="24"/>
              </w:rPr>
              <w:tab/>
            </w:r>
            <w:r w:rsidRPr="00756074">
              <w:rPr>
                <w:rFonts w:ascii="Times New Roman" w:hAnsi="Times New Roman" w:cs="Times New Roman"/>
                <w:noProof/>
                <w:webHidden/>
                <w:sz w:val="24"/>
                <w:szCs w:val="24"/>
              </w:rPr>
              <w:fldChar w:fldCharType="begin"/>
            </w:r>
            <w:r w:rsidRPr="00756074">
              <w:rPr>
                <w:rFonts w:ascii="Times New Roman" w:hAnsi="Times New Roman" w:cs="Times New Roman"/>
                <w:noProof/>
                <w:webHidden/>
                <w:sz w:val="24"/>
                <w:szCs w:val="24"/>
              </w:rPr>
              <w:instrText xml:space="preserve"> PAGEREF _Toc236420120 \h </w:instrText>
            </w:r>
            <w:r w:rsidRPr="00756074">
              <w:rPr>
                <w:rFonts w:ascii="Times New Roman" w:hAnsi="Times New Roman" w:cs="Times New Roman"/>
                <w:noProof/>
                <w:webHidden/>
                <w:sz w:val="24"/>
                <w:szCs w:val="24"/>
              </w:rPr>
            </w:r>
            <w:r w:rsidRPr="00756074">
              <w:rPr>
                <w:rFonts w:ascii="Times New Roman" w:hAnsi="Times New Roman" w:cs="Times New Roman"/>
                <w:noProof/>
                <w:webHidden/>
                <w:sz w:val="24"/>
                <w:szCs w:val="24"/>
              </w:rPr>
              <w:fldChar w:fldCharType="separate"/>
            </w:r>
            <w:r w:rsidRPr="00756074">
              <w:rPr>
                <w:rFonts w:ascii="Times New Roman" w:hAnsi="Times New Roman" w:cs="Times New Roman"/>
                <w:noProof/>
                <w:webHidden/>
                <w:sz w:val="24"/>
                <w:szCs w:val="24"/>
              </w:rPr>
              <w:t>84</w:t>
            </w:r>
            <w:r w:rsidRPr="00756074">
              <w:rPr>
                <w:rFonts w:ascii="Times New Roman" w:hAnsi="Times New Roman" w:cs="Times New Roman"/>
                <w:noProof/>
                <w:webHidden/>
                <w:sz w:val="24"/>
                <w:szCs w:val="24"/>
              </w:rPr>
              <w:fldChar w:fldCharType="end"/>
            </w:r>
          </w:hyperlink>
        </w:p>
        <w:p w14:paraId="312EB714" w14:textId="4195C6CF" w:rsidR="00756074" w:rsidRPr="00756074" w:rsidRDefault="00756074">
          <w:pPr>
            <w:pStyle w:val="TOC2"/>
            <w:tabs>
              <w:tab w:val="right" w:pos="9019"/>
            </w:tabs>
            <w:rPr>
              <w:rFonts w:ascii="Times New Roman" w:eastAsiaTheme="minorEastAsia" w:hAnsi="Times New Roman" w:cs="Times New Roman"/>
              <w:noProof/>
              <w:kern w:val="2"/>
              <w:sz w:val="24"/>
              <w:szCs w:val="24"/>
              <w14:ligatures w14:val="standardContextual"/>
            </w:rPr>
          </w:pPr>
          <w:hyperlink w:anchor="_Toc236420121" w:history="1">
            <w:r w:rsidRPr="00756074">
              <w:rPr>
                <w:rStyle w:val="Hyperlink"/>
                <w:rFonts w:ascii="Times New Roman" w:hAnsi="Times New Roman" w:cs="Times New Roman"/>
                <w:noProof/>
                <w:sz w:val="24"/>
                <w:szCs w:val="24"/>
              </w:rPr>
              <w:t>Appendix D: Key Informant Interview</w:t>
            </w:r>
            <w:r w:rsidRPr="00756074">
              <w:rPr>
                <w:rFonts w:ascii="Times New Roman" w:hAnsi="Times New Roman" w:cs="Times New Roman"/>
                <w:noProof/>
                <w:webHidden/>
                <w:sz w:val="24"/>
                <w:szCs w:val="24"/>
              </w:rPr>
              <w:tab/>
            </w:r>
            <w:r w:rsidRPr="00756074">
              <w:rPr>
                <w:rFonts w:ascii="Times New Roman" w:hAnsi="Times New Roman" w:cs="Times New Roman"/>
                <w:noProof/>
                <w:webHidden/>
                <w:sz w:val="24"/>
                <w:szCs w:val="24"/>
              </w:rPr>
              <w:fldChar w:fldCharType="begin"/>
            </w:r>
            <w:r w:rsidRPr="00756074">
              <w:rPr>
                <w:rFonts w:ascii="Times New Roman" w:hAnsi="Times New Roman" w:cs="Times New Roman"/>
                <w:noProof/>
                <w:webHidden/>
                <w:sz w:val="24"/>
                <w:szCs w:val="24"/>
              </w:rPr>
              <w:instrText xml:space="preserve"> PAGEREF _Toc236420121 \h </w:instrText>
            </w:r>
            <w:r w:rsidRPr="00756074">
              <w:rPr>
                <w:rFonts w:ascii="Times New Roman" w:hAnsi="Times New Roman" w:cs="Times New Roman"/>
                <w:noProof/>
                <w:webHidden/>
                <w:sz w:val="24"/>
                <w:szCs w:val="24"/>
              </w:rPr>
            </w:r>
            <w:r w:rsidRPr="00756074">
              <w:rPr>
                <w:rFonts w:ascii="Times New Roman" w:hAnsi="Times New Roman" w:cs="Times New Roman"/>
                <w:noProof/>
                <w:webHidden/>
                <w:sz w:val="24"/>
                <w:szCs w:val="24"/>
              </w:rPr>
              <w:fldChar w:fldCharType="separate"/>
            </w:r>
            <w:r w:rsidRPr="00756074">
              <w:rPr>
                <w:rFonts w:ascii="Times New Roman" w:hAnsi="Times New Roman" w:cs="Times New Roman"/>
                <w:noProof/>
                <w:webHidden/>
                <w:sz w:val="24"/>
                <w:szCs w:val="24"/>
              </w:rPr>
              <w:t>86</w:t>
            </w:r>
            <w:r w:rsidRPr="00756074">
              <w:rPr>
                <w:rFonts w:ascii="Times New Roman" w:hAnsi="Times New Roman" w:cs="Times New Roman"/>
                <w:noProof/>
                <w:webHidden/>
                <w:sz w:val="24"/>
                <w:szCs w:val="24"/>
              </w:rPr>
              <w:fldChar w:fldCharType="end"/>
            </w:r>
          </w:hyperlink>
        </w:p>
        <w:p w14:paraId="68324797" w14:textId="49D31F50" w:rsidR="00756074" w:rsidRPr="00756074" w:rsidRDefault="00756074">
          <w:pPr>
            <w:pStyle w:val="TOC2"/>
            <w:tabs>
              <w:tab w:val="right" w:pos="9019"/>
            </w:tabs>
            <w:rPr>
              <w:rFonts w:ascii="Times New Roman" w:eastAsiaTheme="minorEastAsia" w:hAnsi="Times New Roman" w:cs="Times New Roman"/>
              <w:noProof/>
              <w:kern w:val="2"/>
              <w:sz w:val="24"/>
              <w:szCs w:val="24"/>
              <w14:ligatures w14:val="standardContextual"/>
            </w:rPr>
          </w:pPr>
          <w:hyperlink w:anchor="_Toc236420122" w:history="1">
            <w:r w:rsidRPr="00756074">
              <w:rPr>
                <w:rStyle w:val="Hyperlink"/>
                <w:rFonts w:ascii="Times New Roman" w:hAnsi="Times New Roman" w:cs="Times New Roman"/>
                <w:noProof/>
                <w:sz w:val="24"/>
                <w:szCs w:val="24"/>
              </w:rPr>
              <w:t>Appendix E: Research 2025 Timelines and Budget.</w:t>
            </w:r>
            <w:r w:rsidRPr="00756074">
              <w:rPr>
                <w:rFonts w:ascii="Times New Roman" w:hAnsi="Times New Roman" w:cs="Times New Roman"/>
                <w:noProof/>
                <w:webHidden/>
                <w:sz w:val="24"/>
                <w:szCs w:val="24"/>
              </w:rPr>
              <w:tab/>
            </w:r>
            <w:r w:rsidRPr="00756074">
              <w:rPr>
                <w:rFonts w:ascii="Times New Roman" w:hAnsi="Times New Roman" w:cs="Times New Roman"/>
                <w:noProof/>
                <w:webHidden/>
                <w:sz w:val="24"/>
                <w:szCs w:val="24"/>
              </w:rPr>
              <w:fldChar w:fldCharType="begin"/>
            </w:r>
            <w:r w:rsidRPr="00756074">
              <w:rPr>
                <w:rFonts w:ascii="Times New Roman" w:hAnsi="Times New Roman" w:cs="Times New Roman"/>
                <w:noProof/>
                <w:webHidden/>
                <w:sz w:val="24"/>
                <w:szCs w:val="24"/>
              </w:rPr>
              <w:instrText xml:space="preserve"> PAGEREF _Toc236420122 \h </w:instrText>
            </w:r>
            <w:r w:rsidRPr="00756074">
              <w:rPr>
                <w:rFonts w:ascii="Times New Roman" w:hAnsi="Times New Roman" w:cs="Times New Roman"/>
                <w:noProof/>
                <w:webHidden/>
                <w:sz w:val="24"/>
                <w:szCs w:val="24"/>
              </w:rPr>
            </w:r>
            <w:r w:rsidRPr="00756074">
              <w:rPr>
                <w:rFonts w:ascii="Times New Roman" w:hAnsi="Times New Roman" w:cs="Times New Roman"/>
                <w:noProof/>
                <w:webHidden/>
                <w:sz w:val="24"/>
                <w:szCs w:val="24"/>
              </w:rPr>
              <w:fldChar w:fldCharType="separate"/>
            </w:r>
            <w:r w:rsidRPr="00756074">
              <w:rPr>
                <w:rFonts w:ascii="Times New Roman" w:hAnsi="Times New Roman" w:cs="Times New Roman"/>
                <w:noProof/>
                <w:webHidden/>
                <w:sz w:val="24"/>
                <w:szCs w:val="24"/>
              </w:rPr>
              <w:t>2</w:t>
            </w:r>
            <w:r w:rsidRPr="00756074">
              <w:rPr>
                <w:rFonts w:ascii="Times New Roman" w:hAnsi="Times New Roman" w:cs="Times New Roman"/>
                <w:noProof/>
                <w:webHidden/>
                <w:sz w:val="24"/>
                <w:szCs w:val="24"/>
              </w:rPr>
              <w:fldChar w:fldCharType="end"/>
            </w:r>
          </w:hyperlink>
        </w:p>
        <w:p w14:paraId="6BF15713" w14:textId="17CDAE09" w:rsidR="00756074" w:rsidRPr="00756074" w:rsidRDefault="00756074">
          <w:pPr>
            <w:pStyle w:val="TOC2"/>
            <w:tabs>
              <w:tab w:val="right" w:pos="9019"/>
            </w:tabs>
            <w:rPr>
              <w:rFonts w:ascii="Times New Roman" w:eastAsiaTheme="minorEastAsia" w:hAnsi="Times New Roman" w:cs="Times New Roman"/>
              <w:noProof/>
              <w:kern w:val="2"/>
              <w:sz w:val="24"/>
              <w:szCs w:val="24"/>
              <w14:ligatures w14:val="standardContextual"/>
            </w:rPr>
          </w:pPr>
          <w:hyperlink w:anchor="_Toc236420123" w:history="1">
            <w:r w:rsidRPr="00756074">
              <w:rPr>
                <w:rStyle w:val="Hyperlink"/>
                <w:rFonts w:ascii="Times New Roman" w:hAnsi="Times New Roman" w:cs="Times New Roman"/>
                <w:noProof/>
                <w:sz w:val="24"/>
                <w:szCs w:val="24"/>
              </w:rPr>
              <w:t>Appendix F: NACOSTI Licence</w:t>
            </w:r>
            <w:r w:rsidRPr="00756074">
              <w:rPr>
                <w:rFonts w:ascii="Times New Roman" w:hAnsi="Times New Roman" w:cs="Times New Roman"/>
                <w:noProof/>
                <w:webHidden/>
                <w:sz w:val="24"/>
                <w:szCs w:val="24"/>
              </w:rPr>
              <w:tab/>
            </w:r>
            <w:r w:rsidRPr="00756074">
              <w:rPr>
                <w:rFonts w:ascii="Times New Roman" w:hAnsi="Times New Roman" w:cs="Times New Roman"/>
                <w:noProof/>
                <w:webHidden/>
                <w:sz w:val="24"/>
                <w:szCs w:val="24"/>
              </w:rPr>
              <w:fldChar w:fldCharType="begin"/>
            </w:r>
            <w:r w:rsidRPr="00756074">
              <w:rPr>
                <w:rFonts w:ascii="Times New Roman" w:hAnsi="Times New Roman" w:cs="Times New Roman"/>
                <w:noProof/>
                <w:webHidden/>
                <w:sz w:val="24"/>
                <w:szCs w:val="24"/>
              </w:rPr>
              <w:instrText xml:space="preserve"> PAGEREF _Toc236420123 \h </w:instrText>
            </w:r>
            <w:r w:rsidRPr="00756074">
              <w:rPr>
                <w:rFonts w:ascii="Times New Roman" w:hAnsi="Times New Roman" w:cs="Times New Roman"/>
                <w:noProof/>
                <w:webHidden/>
                <w:sz w:val="24"/>
                <w:szCs w:val="24"/>
              </w:rPr>
            </w:r>
            <w:r w:rsidRPr="00756074">
              <w:rPr>
                <w:rFonts w:ascii="Times New Roman" w:hAnsi="Times New Roman" w:cs="Times New Roman"/>
                <w:noProof/>
                <w:webHidden/>
                <w:sz w:val="24"/>
                <w:szCs w:val="24"/>
              </w:rPr>
              <w:fldChar w:fldCharType="separate"/>
            </w:r>
            <w:r w:rsidRPr="00756074">
              <w:rPr>
                <w:rFonts w:ascii="Times New Roman" w:hAnsi="Times New Roman" w:cs="Times New Roman"/>
                <w:noProof/>
                <w:webHidden/>
                <w:sz w:val="24"/>
                <w:szCs w:val="24"/>
              </w:rPr>
              <w:t>3</w:t>
            </w:r>
            <w:r w:rsidRPr="00756074">
              <w:rPr>
                <w:rFonts w:ascii="Times New Roman" w:hAnsi="Times New Roman" w:cs="Times New Roman"/>
                <w:noProof/>
                <w:webHidden/>
                <w:sz w:val="24"/>
                <w:szCs w:val="24"/>
              </w:rPr>
              <w:fldChar w:fldCharType="end"/>
            </w:r>
          </w:hyperlink>
        </w:p>
        <w:p w14:paraId="00000094" w14:textId="24A67156" w:rsidR="001D1787" w:rsidRDefault="001D1787" w:rsidP="00C760B5">
          <w:pPr>
            <w:widowControl w:val="0"/>
            <w:tabs>
              <w:tab w:val="right" w:pos="12000"/>
            </w:tabs>
            <w:spacing w:after="0" w:line="240" w:lineRule="auto"/>
            <w:ind w:left="360"/>
            <w:rPr>
              <w:rFonts w:ascii="Arial" w:eastAsia="Arial" w:hAnsi="Arial" w:cs="Arial"/>
              <w:color w:val="000000"/>
            </w:rPr>
          </w:pPr>
          <w:r w:rsidRPr="00756074">
            <w:rPr>
              <w:rFonts w:ascii="Times New Roman" w:hAnsi="Times New Roman" w:cs="Times New Roman"/>
              <w:sz w:val="24"/>
              <w:szCs w:val="24"/>
            </w:rPr>
            <w:fldChar w:fldCharType="end"/>
          </w:r>
        </w:p>
      </w:sdtContent>
    </w:sdt>
    <w:p w14:paraId="00000095" w14:textId="77777777" w:rsidR="001D1787" w:rsidRDefault="001D1787" w:rsidP="00C760B5">
      <w:pPr>
        <w:spacing w:after="0" w:line="240" w:lineRule="auto"/>
        <w:rPr>
          <w:rFonts w:ascii="Times New Roman" w:eastAsia="Times New Roman" w:hAnsi="Times New Roman" w:cs="Times New Roman"/>
          <w:b/>
          <w:bCs/>
          <w:color w:val="000000"/>
          <w:sz w:val="24"/>
          <w:szCs w:val="24"/>
        </w:rPr>
      </w:pPr>
    </w:p>
    <w:p w14:paraId="00000096" w14:textId="77777777" w:rsidR="001D1787" w:rsidRDefault="001D1787" w:rsidP="00C760B5">
      <w:pPr>
        <w:spacing w:after="0" w:line="240" w:lineRule="auto"/>
        <w:rPr>
          <w:rFonts w:ascii="Times New Roman" w:eastAsia="Times New Roman" w:hAnsi="Times New Roman" w:cs="Times New Roman"/>
          <w:b/>
          <w:bCs/>
          <w:color w:val="FF0000"/>
          <w:sz w:val="24"/>
          <w:szCs w:val="24"/>
        </w:rPr>
      </w:pPr>
    </w:p>
    <w:p w14:paraId="00000097" w14:textId="77777777" w:rsidR="001D1787" w:rsidRDefault="00AA2F10" w:rsidP="00C760B5">
      <w:pPr>
        <w:pStyle w:val="Heading1"/>
        <w:spacing w:before="0" w:line="240" w:lineRule="auto"/>
        <w:rPr>
          <w:b w:val="0"/>
          <w:bCs w:val="0"/>
        </w:rPr>
      </w:pPr>
      <w:bookmarkStart w:id="21" w:name="_heading=h.2d0tyddllboe" w:colFirst="0" w:colLast="0"/>
      <w:bookmarkEnd w:id="21"/>
      <w:r>
        <w:br w:type="page"/>
      </w:r>
    </w:p>
    <w:p w14:paraId="0000009B" w14:textId="40029F8D" w:rsidR="001D1787" w:rsidRPr="00090B7A" w:rsidRDefault="00AA2F10" w:rsidP="00090B7A">
      <w:pPr>
        <w:pStyle w:val="Heading1"/>
        <w:spacing w:before="0" w:line="240" w:lineRule="auto"/>
      </w:pPr>
      <w:bookmarkStart w:id="22" w:name="_Toc236420034"/>
      <w:r>
        <w:rPr>
          <w:color w:val="000000"/>
        </w:rPr>
        <w:lastRenderedPageBreak/>
        <w:t>LIST OF TABLES</w:t>
      </w:r>
      <w:bookmarkEnd w:id="22"/>
    </w:p>
    <w:p w14:paraId="024A2BDC" w14:textId="60B5633C" w:rsidR="00090B7A" w:rsidRDefault="00090B7A" w:rsidP="00090B7A">
      <w:pPr>
        <w:spacing w:before="240" w:after="0" w:line="480" w:lineRule="auto"/>
        <w:jc w:val="both"/>
        <w:rPr>
          <w:rFonts w:ascii="Times New Roman" w:eastAsia="Times New Roman" w:hAnsi="Times New Roman" w:cs="Times New Roman"/>
          <w:i/>
          <w:sz w:val="24"/>
        </w:rPr>
      </w:pPr>
      <w:r>
        <w:rPr>
          <w:rFonts w:ascii="Times New Roman" w:eastAsia="Times New Roman" w:hAnsi="Times New Roman" w:cs="Times New Roman"/>
          <w:sz w:val="24"/>
        </w:rPr>
        <w:t>Table 4.1:</w:t>
      </w:r>
      <w:r>
        <w:rPr>
          <w:rFonts w:ascii="Times New Roman" w:eastAsia="Times New Roman" w:hAnsi="Times New Roman" w:cs="Times New Roman"/>
          <w:b/>
          <w:bCs/>
          <w:sz w:val="24"/>
          <w:szCs w:val="24"/>
        </w:rPr>
        <w:t xml:space="preserve"> </w:t>
      </w:r>
      <w:r>
        <w:rPr>
          <w:rFonts w:ascii="Times New Roman" w:eastAsia="Times New Roman" w:hAnsi="Times New Roman" w:cs="Times New Roman"/>
          <w:i/>
          <w:sz w:val="24"/>
        </w:rPr>
        <w:t>Socio-Demographic Characteristics of Respondents</w:t>
      </w:r>
      <w:r w:rsidR="00B777A0">
        <w:rPr>
          <w:rFonts w:ascii="Times New Roman" w:eastAsia="Times New Roman" w:hAnsi="Times New Roman" w:cs="Times New Roman"/>
          <w:i/>
          <w:sz w:val="24"/>
        </w:rPr>
        <w:tab/>
      </w:r>
      <w:r w:rsidR="00B777A0">
        <w:rPr>
          <w:rFonts w:ascii="Times New Roman" w:eastAsia="Times New Roman" w:hAnsi="Times New Roman" w:cs="Times New Roman"/>
          <w:i/>
          <w:sz w:val="24"/>
        </w:rPr>
        <w:tab/>
      </w:r>
      <w:r w:rsidR="00B777A0">
        <w:rPr>
          <w:rFonts w:ascii="Times New Roman" w:eastAsia="Times New Roman" w:hAnsi="Times New Roman" w:cs="Times New Roman"/>
          <w:i/>
          <w:sz w:val="24"/>
        </w:rPr>
        <w:tab/>
      </w:r>
      <w:r w:rsidR="00B777A0">
        <w:rPr>
          <w:rFonts w:ascii="Times New Roman" w:eastAsia="Times New Roman" w:hAnsi="Times New Roman" w:cs="Times New Roman"/>
          <w:i/>
          <w:sz w:val="24"/>
        </w:rPr>
        <w:tab/>
        <w:t>50</w:t>
      </w:r>
    </w:p>
    <w:p w14:paraId="728135A4" w14:textId="19A9847E" w:rsidR="00090B7A" w:rsidRPr="00D0175B" w:rsidRDefault="00090B7A" w:rsidP="00090B7A">
      <w:pPr>
        <w:spacing w:after="0"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sz w:val="24"/>
        </w:rPr>
        <w:t>Table 4.2</w:t>
      </w:r>
      <w:r>
        <w:rPr>
          <w:rFonts w:ascii="Times New Roman" w:eastAsia="Times New Roman" w:hAnsi="Times New Roman" w:cs="Times New Roman"/>
          <w:b/>
          <w:bCs/>
          <w:sz w:val="24"/>
          <w:szCs w:val="24"/>
        </w:rPr>
        <w:t xml:space="preserve">: </w:t>
      </w:r>
      <w:r>
        <w:rPr>
          <w:rFonts w:ascii="Times New Roman" w:eastAsia="Times New Roman" w:hAnsi="Times New Roman" w:cs="Times New Roman"/>
          <w:i/>
          <w:sz w:val="24"/>
        </w:rPr>
        <w:t>Prevalence of Reported Barriers to Family Planning Communication</w:t>
      </w:r>
      <w:r w:rsidR="00B777A0">
        <w:rPr>
          <w:rFonts w:ascii="Times New Roman" w:eastAsia="Times New Roman" w:hAnsi="Times New Roman" w:cs="Times New Roman"/>
          <w:i/>
          <w:sz w:val="24"/>
        </w:rPr>
        <w:tab/>
      </w:r>
      <w:r w:rsidR="00B777A0">
        <w:rPr>
          <w:rFonts w:ascii="Times New Roman" w:eastAsia="Times New Roman" w:hAnsi="Times New Roman" w:cs="Times New Roman"/>
          <w:i/>
          <w:sz w:val="24"/>
        </w:rPr>
        <w:tab/>
        <w:t>50</w:t>
      </w:r>
    </w:p>
    <w:p w14:paraId="61F3C08D" w14:textId="075C4B22" w:rsidR="00090B7A" w:rsidRDefault="00090B7A" w:rsidP="00090B7A">
      <w:pPr>
        <w:spacing w:after="0" w:line="480" w:lineRule="auto"/>
        <w:jc w:val="both"/>
        <w:rPr>
          <w:rFonts w:ascii="Times New Roman" w:eastAsia="Times New Roman" w:hAnsi="Times New Roman" w:cs="Times New Roman"/>
          <w:sz w:val="24"/>
        </w:rPr>
      </w:pPr>
      <w:r>
        <w:rPr>
          <w:rFonts w:ascii="Times New Roman" w:eastAsia="Times New Roman" w:hAnsi="Times New Roman" w:cs="Times New Roman"/>
          <w:sz w:val="24"/>
        </w:rPr>
        <w:t>Table 4.3</w:t>
      </w:r>
      <w:r>
        <w:rPr>
          <w:rFonts w:ascii="Times New Roman" w:eastAsia="Times New Roman" w:hAnsi="Times New Roman" w:cs="Times New Roman"/>
          <w:b/>
          <w:bCs/>
          <w:sz w:val="24"/>
          <w:szCs w:val="24"/>
        </w:rPr>
        <w:t xml:space="preserve">: </w:t>
      </w:r>
      <w:r>
        <w:rPr>
          <w:rFonts w:ascii="Times New Roman" w:eastAsia="Times New Roman" w:hAnsi="Times New Roman" w:cs="Times New Roman"/>
          <w:i/>
          <w:sz w:val="24"/>
        </w:rPr>
        <w:t>Bivariate Analysis of Barriers and FP Uptake</w:t>
      </w:r>
      <w:r w:rsidR="00B777A0">
        <w:rPr>
          <w:rFonts w:ascii="Times New Roman" w:eastAsia="Times New Roman" w:hAnsi="Times New Roman" w:cs="Times New Roman"/>
          <w:i/>
          <w:sz w:val="24"/>
        </w:rPr>
        <w:tab/>
      </w:r>
      <w:r w:rsidR="00B777A0">
        <w:rPr>
          <w:rFonts w:ascii="Times New Roman" w:eastAsia="Times New Roman" w:hAnsi="Times New Roman" w:cs="Times New Roman"/>
          <w:i/>
          <w:sz w:val="24"/>
        </w:rPr>
        <w:tab/>
      </w:r>
      <w:r w:rsidR="00B777A0">
        <w:rPr>
          <w:rFonts w:ascii="Times New Roman" w:eastAsia="Times New Roman" w:hAnsi="Times New Roman" w:cs="Times New Roman"/>
          <w:i/>
          <w:sz w:val="24"/>
        </w:rPr>
        <w:tab/>
      </w:r>
      <w:r w:rsidR="00B777A0">
        <w:rPr>
          <w:rFonts w:ascii="Times New Roman" w:eastAsia="Times New Roman" w:hAnsi="Times New Roman" w:cs="Times New Roman"/>
          <w:i/>
          <w:sz w:val="24"/>
        </w:rPr>
        <w:tab/>
      </w:r>
      <w:r w:rsidR="00B777A0">
        <w:rPr>
          <w:rFonts w:ascii="Times New Roman" w:eastAsia="Times New Roman" w:hAnsi="Times New Roman" w:cs="Times New Roman"/>
          <w:i/>
          <w:sz w:val="24"/>
        </w:rPr>
        <w:tab/>
        <w:t>51</w:t>
      </w:r>
    </w:p>
    <w:p w14:paraId="5F2EC83F" w14:textId="2E588620" w:rsidR="00090B7A" w:rsidRDefault="00090B7A" w:rsidP="00090B7A">
      <w:pPr>
        <w:spacing w:after="0" w:line="480" w:lineRule="auto"/>
        <w:rPr>
          <w:rFonts w:ascii="Times New Roman" w:eastAsia="Times New Roman" w:hAnsi="Times New Roman" w:cs="Times New Roman"/>
          <w:i/>
          <w:sz w:val="24"/>
        </w:rPr>
      </w:pPr>
      <w:r>
        <w:rPr>
          <w:rFonts w:ascii="Times New Roman" w:eastAsia="Times New Roman" w:hAnsi="Times New Roman" w:cs="Times New Roman"/>
          <w:sz w:val="24"/>
        </w:rPr>
        <w:t>Table 4.4</w:t>
      </w:r>
      <w:r>
        <w:t xml:space="preserve">: </w:t>
      </w:r>
      <w:r>
        <w:rPr>
          <w:rFonts w:ascii="Times New Roman" w:eastAsia="Times New Roman" w:hAnsi="Times New Roman" w:cs="Times New Roman"/>
          <w:i/>
          <w:sz w:val="24"/>
        </w:rPr>
        <w:t>Logistic Regression — Barriers and FP Uptake</w:t>
      </w:r>
      <w:r w:rsidR="00B777A0">
        <w:rPr>
          <w:rFonts w:ascii="Times New Roman" w:eastAsia="Times New Roman" w:hAnsi="Times New Roman" w:cs="Times New Roman"/>
          <w:i/>
          <w:sz w:val="24"/>
        </w:rPr>
        <w:tab/>
      </w:r>
      <w:r w:rsidR="00B777A0">
        <w:rPr>
          <w:rFonts w:ascii="Times New Roman" w:eastAsia="Times New Roman" w:hAnsi="Times New Roman" w:cs="Times New Roman"/>
          <w:i/>
          <w:sz w:val="24"/>
        </w:rPr>
        <w:tab/>
      </w:r>
      <w:r w:rsidR="00B777A0">
        <w:rPr>
          <w:rFonts w:ascii="Times New Roman" w:eastAsia="Times New Roman" w:hAnsi="Times New Roman" w:cs="Times New Roman"/>
          <w:i/>
          <w:sz w:val="24"/>
        </w:rPr>
        <w:tab/>
      </w:r>
      <w:r w:rsidR="00B777A0">
        <w:rPr>
          <w:rFonts w:ascii="Times New Roman" w:eastAsia="Times New Roman" w:hAnsi="Times New Roman" w:cs="Times New Roman"/>
          <w:i/>
          <w:sz w:val="24"/>
        </w:rPr>
        <w:tab/>
      </w:r>
      <w:r w:rsidR="00B777A0">
        <w:rPr>
          <w:rFonts w:ascii="Times New Roman" w:eastAsia="Times New Roman" w:hAnsi="Times New Roman" w:cs="Times New Roman"/>
          <w:i/>
          <w:sz w:val="24"/>
        </w:rPr>
        <w:tab/>
        <w:t>51</w:t>
      </w:r>
    </w:p>
    <w:p w14:paraId="20C50FBA" w14:textId="3C440D7D" w:rsidR="00090B7A" w:rsidRPr="00D0175B" w:rsidRDefault="00090B7A" w:rsidP="00090B7A">
      <w:pPr>
        <w:spacing w:after="0" w:line="480" w:lineRule="auto"/>
        <w:jc w:val="both"/>
        <w:rPr>
          <w:rFonts w:ascii="Times New Roman" w:eastAsia="Times New Roman" w:hAnsi="Times New Roman" w:cs="Times New Roman"/>
          <w:sz w:val="24"/>
        </w:rPr>
      </w:pPr>
      <w:r>
        <w:rPr>
          <w:rFonts w:ascii="Times New Roman" w:eastAsia="Times New Roman" w:hAnsi="Times New Roman" w:cs="Times New Roman"/>
          <w:sz w:val="24"/>
        </w:rPr>
        <w:t xml:space="preserve">Table 4.5: </w:t>
      </w:r>
      <w:r>
        <w:rPr>
          <w:rFonts w:ascii="Times New Roman" w:eastAsia="Times New Roman" w:hAnsi="Times New Roman" w:cs="Times New Roman"/>
          <w:i/>
          <w:sz w:val="24"/>
        </w:rPr>
        <w:t>Prevalence of Communication Channels and Strategies Used</w:t>
      </w:r>
      <w:r w:rsidR="00B777A0">
        <w:rPr>
          <w:rFonts w:ascii="Times New Roman" w:eastAsia="Times New Roman" w:hAnsi="Times New Roman" w:cs="Times New Roman"/>
          <w:i/>
          <w:sz w:val="24"/>
        </w:rPr>
        <w:tab/>
      </w:r>
      <w:r w:rsidR="00B777A0">
        <w:rPr>
          <w:rFonts w:ascii="Times New Roman" w:eastAsia="Times New Roman" w:hAnsi="Times New Roman" w:cs="Times New Roman"/>
          <w:i/>
          <w:sz w:val="24"/>
        </w:rPr>
        <w:tab/>
      </w:r>
      <w:r w:rsidR="00B777A0">
        <w:rPr>
          <w:rFonts w:ascii="Times New Roman" w:eastAsia="Times New Roman" w:hAnsi="Times New Roman" w:cs="Times New Roman"/>
          <w:i/>
          <w:sz w:val="24"/>
        </w:rPr>
        <w:tab/>
        <w:t>53</w:t>
      </w:r>
    </w:p>
    <w:p w14:paraId="42F90931" w14:textId="5D1FCC43" w:rsidR="00090B7A" w:rsidRDefault="00090B7A" w:rsidP="00090B7A">
      <w:pPr>
        <w:spacing w:after="0" w:line="480" w:lineRule="auto"/>
        <w:jc w:val="both"/>
        <w:rPr>
          <w:rFonts w:ascii="Times New Roman" w:eastAsia="Times New Roman" w:hAnsi="Times New Roman" w:cs="Times New Roman"/>
          <w:i/>
          <w:sz w:val="24"/>
        </w:rPr>
      </w:pPr>
      <w:r>
        <w:rPr>
          <w:rFonts w:ascii="Times New Roman" w:eastAsia="Times New Roman" w:hAnsi="Times New Roman" w:cs="Times New Roman"/>
          <w:sz w:val="24"/>
        </w:rPr>
        <w:t>Table 4.6</w:t>
      </w:r>
      <w:r>
        <w:rPr>
          <w:rFonts w:ascii="Times New Roman" w:eastAsia="Times New Roman" w:hAnsi="Times New Roman" w:cs="Times New Roman"/>
          <w:b/>
          <w:bCs/>
          <w:sz w:val="24"/>
          <w:szCs w:val="24"/>
        </w:rPr>
        <w:t xml:space="preserve">: </w:t>
      </w:r>
      <w:r>
        <w:rPr>
          <w:rFonts w:ascii="Times New Roman" w:eastAsia="Times New Roman" w:hAnsi="Times New Roman" w:cs="Times New Roman"/>
          <w:i/>
          <w:sz w:val="24"/>
        </w:rPr>
        <w:t>Chi-Square Analysis of Communication Strategy Effectiveness and FP Uptake</w:t>
      </w:r>
      <w:r w:rsidR="00B777A0">
        <w:rPr>
          <w:rFonts w:ascii="Times New Roman" w:eastAsia="Times New Roman" w:hAnsi="Times New Roman" w:cs="Times New Roman"/>
          <w:i/>
          <w:sz w:val="24"/>
        </w:rPr>
        <w:tab/>
        <w:t>54</w:t>
      </w:r>
    </w:p>
    <w:p w14:paraId="66E28699" w14:textId="5E35653C" w:rsidR="00090B7A" w:rsidRDefault="00090B7A" w:rsidP="00090B7A">
      <w:pPr>
        <w:spacing w:after="0" w:line="480" w:lineRule="auto"/>
        <w:jc w:val="both"/>
        <w:rPr>
          <w:rFonts w:ascii="Times New Roman" w:eastAsia="Times New Roman" w:hAnsi="Times New Roman" w:cs="Times New Roman"/>
          <w:i/>
          <w:sz w:val="24"/>
        </w:rPr>
      </w:pPr>
      <w:r>
        <w:rPr>
          <w:rFonts w:ascii="Times New Roman" w:eastAsia="Times New Roman" w:hAnsi="Times New Roman" w:cs="Times New Roman"/>
          <w:sz w:val="24"/>
        </w:rPr>
        <w:t>Table 4.7</w:t>
      </w:r>
      <w:r>
        <w:rPr>
          <w:rFonts w:ascii="Times New Roman" w:eastAsia="Times New Roman" w:hAnsi="Times New Roman" w:cs="Times New Roman"/>
          <w:b/>
          <w:bCs/>
          <w:sz w:val="24"/>
          <w:szCs w:val="24"/>
        </w:rPr>
        <w:t xml:space="preserve">: </w:t>
      </w:r>
      <w:r>
        <w:rPr>
          <w:rFonts w:ascii="Times New Roman" w:eastAsia="Times New Roman" w:hAnsi="Times New Roman" w:cs="Times New Roman"/>
          <w:i/>
          <w:sz w:val="24"/>
        </w:rPr>
        <w:t>Logistic Regression — Communication Strategies and FP Uptake</w:t>
      </w:r>
      <w:r w:rsidR="00B777A0">
        <w:rPr>
          <w:rFonts w:ascii="Times New Roman" w:eastAsia="Times New Roman" w:hAnsi="Times New Roman" w:cs="Times New Roman"/>
          <w:i/>
          <w:sz w:val="24"/>
        </w:rPr>
        <w:tab/>
      </w:r>
      <w:r w:rsidR="00B777A0">
        <w:rPr>
          <w:rFonts w:ascii="Times New Roman" w:eastAsia="Times New Roman" w:hAnsi="Times New Roman" w:cs="Times New Roman"/>
          <w:i/>
          <w:sz w:val="24"/>
        </w:rPr>
        <w:tab/>
        <w:t>55</w:t>
      </w:r>
    </w:p>
    <w:p w14:paraId="1B5287B5" w14:textId="61203B7D" w:rsidR="00090B7A" w:rsidRDefault="00090B7A" w:rsidP="00090B7A">
      <w:pPr>
        <w:spacing w:after="0" w:line="480" w:lineRule="auto"/>
        <w:jc w:val="both"/>
        <w:rPr>
          <w:rFonts w:ascii="Times New Roman" w:eastAsia="Times New Roman" w:hAnsi="Times New Roman" w:cs="Times New Roman"/>
          <w:i/>
          <w:sz w:val="24"/>
        </w:rPr>
      </w:pPr>
      <w:r>
        <w:rPr>
          <w:rFonts w:ascii="Times New Roman" w:eastAsia="Times New Roman" w:hAnsi="Times New Roman" w:cs="Times New Roman"/>
          <w:sz w:val="24"/>
        </w:rPr>
        <w:t>Table 4.8</w:t>
      </w:r>
      <w:r>
        <w:rPr>
          <w:rFonts w:ascii="Times New Roman" w:eastAsia="Times New Roman" w:hAnsi="Times New Roman" w:cs="Times New Roman"/>
          <w:b/>
          <w:bCs/>
          <w:sz w:val="24"/>
          <w:szCs w:val="24"/>
        </w:rPr>
        <w:t xml:space="preserve">: </w:t>
      </w:r>
      <w:r>
        <w:rPr>
          <w:rFonts w:ascii="Times New Roman" w:eastAsia="Times New Roman" w:hAnsi="Times New Roman" w:cs="Times New Roman"/>
          <w:i/>
          <w:sz w:val="24"/>
        </w:rPr>
        <w:t>Chi-Square Analysis of Contextual Factors and FP Uptake</w:t>
      </w:r>
      <w:r w:rsidR="00B777A0">
        <w:rPr>
          <w:rFonts w:ascii="Times New Roman" w:eastAsia="Times New Roman" w:hAnsi="Times New Roman" w:cs="Times New Roman"/>
          <w:i/>
          <w:sz w:val="24"/>
        </w:rPr>
        <w:tab/>
      </w:r>
      <w:r w:rsidR="00B777A0">
        <w:rPr>
          <w:rFonts w:ascii="Times New Roman" w:eastAsia="Times New Roman" w:hAnsi="Times New Roman" w:cs="Times New Roman"/>
          <w:i/>
          <w:sz w:val="24"/>
        </w:rPr>
        <w:tab/>
      </w:r>
      <w:r w:rsidR="00B777A0">
        <w:rPr>
          <w:rFonts w:ascii="Times New Roman" w:eastAsia="Times New Roman" w:hAnsi="Times New Roman" w:cs="Times New Roman"/>
          <w:i/>
          <w:sz w:val="24"/>
        </w:rPr>
        <w:tab/>
        <w:t>56</w:t>
      </w:r>
    </w:p>
    <w:p w14:paraId="482CE25A" w14:textId="4D343F25" w:rsidR="00090B7A" w:rsidRDefault="00090B7A" w:rsidP="00090B7A">
      <w:pPr>
        <w:spacing w:after="0" w:line="480" w:lineRule="auto"/>
        <w:jc w:val="both"/>
        <w:rPr>
          <w:rFonts w:ascii="Times New Roman" w:eastAsia="Times New Roman" w:hAnsi="Times New Roman" w:cs="Times New Roman"/>
          <w:i/>
          <w:sz w:val="24"/>
        </w:rPr>
      </w:pPr>
      <w:r>
        <w:rPr>
          <w:rFonts w:ascii="Times New Roman" w:eastAsia="Times New Roman" w:hAnsi="Times New Roman" w:cs="Times New Roman"/>
          <w:sz w:val="24"/>
        </w:rPr>
        <w:t>Table 4.9</w:t>
      </w:r>
      <w:r>
        <w:rPr>
          <w:rFonts w:ascii="Times New Roman" w:eastAsia="Times New Roman" w:hAnsi="Times New Roman" w:cs="Times New Roman"/>
          <w:b/>
          <w:bCs/>
          <w:sz w:val="24"/>
          <w:szCs w:val="24"/>
        </w:rPr>
        <w:t xml:space="preserve">: </w:t>
      </w:r>
      <w:r>
        <w:rPr>
          <w:rFonts w:ascii="Times New Roman" w:eastAsia="Times New Roman" w:hAnsi="Times New Roman" w:cs="Times New Roman"/>
          <w:i/>
          <w:sz w:val="24"/>
        </w:rPr>
        <w:t>Logistic Regression — Contextual Factors and FP Uptake</w:t>
      </w:r>
      <w:r w:rsidR="00B777A0">
        <w:rPr>
          <w:rFonts w:ascii="Times New Roman" w:eastAsia="Times New Roman" w:hAnsi="Times New Roman" w:cs="Times New Roman"/>
          <w:i/>
          <w:sz w:val="24"/>
        </w:rPr>
        <w:tab/>
      </w:r>
      <w:r w:rsidR="00B777A0">
        <w:rPr>
          <w:rFonts w:ascii="Times New Roman" w:eastAsia="Times New Roman" w:hAnsi="Times New Roman" w:cs="Times New Roman"/>
          <w:i/>
          <w:sz w:val="24"/>
        </w:rPr>
        <w:tab/>
      </w:r>
      <w:r w:rsidR="00B777A0">
        <w:rPr>
          <w:rFonts w:ascii="Times New Roman" w:eastAsia="Times New Roman" w:hAnsi="Times New Roman" w:cs="Times New Roman"/>
          <w:i/>
          <w:sz w:val="24"/>
        </w:rPr>
        <w:tab/>
        <w:t>57</w:t>
      </w:r>
    </w:p>
    <w:p w14:paraId="7CF467FD" w14:textId="3ADB531B" w:rsidR="00090B7A" w:rsidRPr="00D0175B" w:rsidRDefault="00090B7A" w:rsidP="00090B7A">
      <w:pPr>
        <w:spacing w:after="0" w:line="480" w:lineRule="auto"/>
        <w:jc w:val="both"/>
        <w:rPr>
          <w:rFonts w:ascii="Times New Roman" w:eastAsia="Times New Roman" w:hAnsi="Times New Roman" w:cs="Times New Roman"/>
          <w:sz w:val="24"/>
          <w:szCs w:val="24"/>
        </w:rPr>
      </w:pPr>
      <w:r w:rsidRPr="00712BE9">
        <w:rPr>
          <w:rFonts w:ascii="Times New Roman" w:eastAsia="Times New Roman" w:hAnsi="Times New Roman" w:cs="Times New Roman"/>
          <w:sz w:val="24"/>
          <w:szCs w:val="24"/>
        </w:rPr>
        <w:t>Table 4.10</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Multivariable Logistic Regression Model</w:t>
      </w:r>
      <w:r w:rsidR="00B777A0">
        <w:rPr>
          <w:rFonts w:ascii="Times New Roman" w:eastAsia="Times New Roman" w:hAnsi="Times New Roman" w:cs="Times New Roman"/>
          <w:i/>
          <w:iCs/>
          <w:sz w:val="24"/>
          <w:szCs w:val="24"/>
        </w:rPr>
        <w:tab/>
      </w:r>
      <w:r w:rsidR="00B777A0">
        <w:rPr>
          <w:rFonts w:ascii="Times New Roman" w:eastAsia="Times New Roman" w:hAnsi="Times New Roman" w:cs="Times New Roman"/>
          <w:i/>
          <w:iCs/>
          <w:sz w:val="24"/>
          <w:szCs w:val="24"/>
        </w:rPr>
        <w:tab/>
      </w:r>
      <w:r w:rsidR="00B777A0">
        <w:rPr>
          <w:rFonts w:ascii="Times New Roman" w:eastAsia="Times New Roman" w:hAnsi="Times New Roman" w:cs="Times New Roman"/>
          <w:i/>
          <w:iCs/>
          <w:sz w:val="24"/>
          <w:szCs w:val="24"/>
        </w:rPr>
        <w:tab/>
      </w:r>
      <w:r w:rsidR="00B777A0">
        <w:rPr>
          <w:rFonts w:ascii="Times New Roman" w:eastAsia="Times New Roman" w:hAnsi="Times New Roman" w:cs="Times New Roman"/>
          <w:i/>
          <w:iCs/>
          <w:sz w:val="24"/>
          <w:szCs w:val="24"/>
        </w:rPr>
        <w:tab/>
      </w:r>
      <w:r w:rsidR="00B777A0">
        <w:rPr>
          <w:rFonts w:ascii="Times New Roman" w:eastAsia="Times New Roman" w:hAnsi="Times New Roman" w:cs="Times New Roman"/>
          <w:i/>
          <w:iCs/>
          <w:sz w:val="24"/>
          <w:szCs w:val="24"/>
        </w:rPr>
        <w:tab/>
        <w:t>59</w:t>
      </w:r>
    </w:p>
    <w:p w14:paraId="0000009C" w14:textId="77777777" w:rsidR="001D1787" w:rsidRDefault="00AA2F10" w:rsidP="00C760B5">
      <w:pPr>
        <w:spacing w:after="0"/>
        <w:ind w:right="87"/>
        <w:rPr>
          <w:rFonts w:ascii="Times New Roman" w:eastAsia="Times New Roman" w:hAnsi="Times New Roman" w:cs="Times New Roman"/>
          <w:b/>
          <w:bCs/>
          <w:color w:val="000000"/>
          <w:sz w:val="24"/>
          <w:szCs w:val="24"/>
        </w:rPr>
      </w:pPr>
      <w:r>
        <w:br w:type="page"/>
      </w:r>
    </w:p>
    <w:p w14:paraId="0000009D" w14:textId="77777777" w:rsidR="001D1787" w:rsidRDefault="00AA2F10" w:rsidP="00C760B5">
      <w:pPr>
        <w:pStyle w:val="Heading1"/>
        <w:spacing w:before="0" w:line="240" w:lineRule="auto"/>
        <w:rPr>
          <w:color w:val="000000"/>
        </w:rPr>
      </w:pPr>
      <w:bookmarkStart w:id="23" w:name="_Toc236420035"/>
      <w:r>
        <w:rPr>
          <w:color w:val="000000"/>
        </w:rPr>
        <w:lastRenderedPageBreak/>
        <w:t>LIST OF FIGURES</w:t>
      </w:r>
      <w:bookmarkEnd w:id="23"/>
    </w:p>
    <w:p w14:paraId="3A05EC53" w14:textId="5E384C64" w:rsidR="00090B7A" w:rsidRPr="00541A65" w:rsidRDefault="007F783C" w:rsidP="00541A65">
      <w:pPr>
        <w:pBdr>
          <w:top w:val="nil"/>
          <w:left w:val="nil"/>
          <w:bottom w:val="nil"/>
          <w:right w:val="nil"/>
          <w:between w:val="nil"/>
        </w:pBdr>
        <w:tabs>
          <w:tab w:val="right" w:pos="8326"/>
        </w:tabs>
        <w:spacing w:after="0" w:line="480" w:lineRule="auto"/>
        <w:rPr>
          <w:rFonts w:ascii="Times New Roman" w:eastAsia="Times New Roman" w:hAnsi="Times New Roman" w:cs="Times New Roman"/>
          <w:i/>
          <w:iCs/>
          <w:color w:val="000000"/>
          <w:sz w:val="24"/>
          <w:szCs w:val="24"/>
        </w:rPr>
      </w:pPr>
      <w:hyperlink w:anchor="_heading=h.hqwi8sysb02n">
        <w:r w:rsidRPr="00541A65">
          <w:rPr>
            <w:rFonts w:ascii="Times New Roman" w:eastAsia="Times New Roman" w:hAnsi="Times New Roman" w:cs="Times New Roman"/>
            <w:i/>
            <w:iCs/>
            <w:color w:val="000000"/>
            <w:sz w:val="24"/>
            <w:szCs w:val="24"/>
          </w:rPr>
          <w:t>Figure 1: Characteristics of information sources and the communication channels utilised in FP programs. Source: Griffins (2014)</w:t>
        </w:r>
        <w:r w:rsidRPr="00541A65">
          <w:rPr>
            <w:rFonts w:ascii="Times New Roman" w:eastAsia="Times New Roman" w:hAnsi="Times New Roman" w:cs="Times New Roman"/>
            <w:i/>
            <w:iCs/>
            <w:color w:val="000000"/>
            <w:sz w:val="24"/>
            <w:szCs w:val="24"/>
          </w:rPr>
          <w:tab/>
        </w:r>
        <w:r w:rsidR="009E1184">
          <w:rPr>
            <w:rFonts w:ascii="Times New Roman" w:eastAsia="Times New Roman" w:hAnsi="Times New Roman" w:cs="Times New Roman"/>
            <w:i/>
            <w:iCs/>
            <w:color w:val="000000"/>
            <w:sz w:val="24"/>
            <w:szCs w:val="24"/>
          </w:rPr>
          <w:tab/>
        </w:r>
        <w:r w:rsidRPr="00541A65">
          <w:rPr>
            <w:rFonts w:ascii="Times New Roman" w:eastAsia="Times New Roman" w:hAnsi="Times New Roman" w:cs="Times New Roman"/>
            <w:i/>
            <w:iCs/>
            <w:color w:val="000000"/>
            <w:sz w:val="24"/>
            <w:szCs w:val="24"/>
          </w:rPr>
          <w:t>38</w:t>
        </w:r>
      </w:hyperlink>
    </w:p>
    <w:p w14:paraId="104807F1" w14:textId="77143B6A" w:rsidR="00090B7A" w:rsidRPr="00541A65" w:rsidRDefault="00090B7A" w:rsidP="00541A65">
      <w:pPr>
        <w:pBdr>
          <w:top w:val="nil"/>
          <w:left w:val="nil"/>
          <w:bottom w:val="nil"/>
          <w:right w:val="nil"/>
          <w:between w:val="nil"/>
        </w:pBdr>
        <w:tabs>
          <w:tab w:val="right" w:pos="8326"/>
        </w:tabs>
        <w:spacing w:after="0" w:line="480" w:lineRule="auto"/>
        <w:rPr>
          <w:rFonts w:ascii="Times New Roman" w:eastAsia="Times New Roman" w:hAnsi="Times New Roman" w:cs="Times New Roman"/>
          <w:i/>
          <w:iCs/>
          <w:color w:val="000000"/>
          <w:sz w:val="24"/>
          <w:szCs w:val="24"/>
        </w:rPr>
      </w:pPr>
      <w:hyperlink w:anchor="_heading=h.ja35qtak3o5v">
        <w:r w:rsidRPr="00541A65">
          <w:rPr>
            <w:rFonts w:ascii="Times New Roman" w:eastAsia="Times New Roman" w:hAnsi="Times New Roman" w:cs="Times New Roman"/>
            <w:i/>
            <w:iCs/>
            <w:color w:val="000000"/>
            <w:sz w:val="24"/>
            <w:szCs w:val="24"/>
          </w:rPr>
          <w:t>Figure 2: Research Timeline. Source (Author)</w:t>
        </w:r>
        <w:r w:rsidRPr="00541A65">
          <w:rPr>
            <w:rFonts w:ascii="Times New Roman" w:eastAsia="Times New Roman" w:hAnsi="Times New Roman" w:cs="Times New Roman"/>
            <w:i/>
            <w:iCs/>
            <w:color w:val="000000"/>
            <w:sz w:val="24"/>
            <w:szCs w:val="24"/>
          </w:rPr>
          <w:tab/>
        </w:r>
        <w:r w:rsidR="009E1184">
          <w:rPr>
            <w:rFonts w:ascii="Times New Roman" w:eastAsia="Times New Roman" w:hAnsi="Times New Roman" w:cs="Times New Roman"/>
            <w:i/>
            <w:iCs/>
            <w:color w:val="000000"/>
            <w:sz w:val="24"/>
            <w:szCs w:val="24"/>
          </w:rPr>
          <w:tab/>
        </w:r>
        <w:r w:rsidRPr="00541A65">
          <w:rPr>
            <w:rFonts w:ascii="Times New Roman" w:eastAsia="Times New Roman" w:hAnsi="Times New Roman" w:cs="Times New Roman"/>
            <w:i/>
            <w:iCs/>
            <w:color w:val="000000"/>
            <w:sz w:val="24"/>
            <w:szCs w:val="24"/>
          </w:rPr>
          <w:t>39</w:t>
        </w:r>
      </w:hyperlink>
    </w:p>
    <w:p w14:paraId="000000A1" w14:textId="699AEA1D" w:rsidR="001D1787" w:rsidRDefault="00090B7A" w:rsidP="00541A65">
      <w:pPr>
        <w:spacing w:after="0" w:line="480" w:lineRule="auto"/>
        <w:rPr>
          <w:rFonts w:ascii="Times New Roman" w:eastAsia="Times New Roman" w:hAnsi="Times New Roman" w:cs="Times New Roman"/>
          <w:sz w:val="24"/>
          <w:szCs w:val="24"/>
        </w:rPr>
      </w:pPr>
      <w:hyperlink w:anchor="_heading=h.ktf26c9udb22">
        <w:r w:rsidRPr="00541A65">
          <w:rPr>
            <w:rFonts w:ascii="Times New Roman" w:eastAsia="Times New Roman" w:hAnsi="Times New Roman" w:cs="Times New Roman"/>
            <w:i/>
            <w:iCs/>
            <w:color w:val="000000"/>
            <w:sz w:val="24"/>
            <w:szCs w:val="24"/>
          </w:rPr>
          <w:t>Figure 3: Budget Costs. Source</w:t>
        </w:r>
        <w:r w:rsidR="007F783C" w:rsidRPr="00541A65">
          <w:rPr>
            <w:rFonts w:ascii="Times New Roman" w:eastAsia="Times New Roman" w:hAnsi="Times New Roman" w:cs="Times New Roman"/>
            <w:i/>
            <w:iCs/>
            <w:color w:val="000000"/>
            <w:sz w:val="24"/>
            <w:szCs w:val="24"/>
          </w:rPr>
          <w:t xml:space="preserve"> </w:t>
        </w:r>
        <w:r w:rsidRPr="00541A65">
          <w:rPr>
            <w:rFonts w:ascii="Times New Roman" w:eastAsia="Times New Roman" w:hAnsi="Times New Roman" w:cs="Times New Roman"/>
            <w:i/>
            <w:iCs/>
            <w:color w:val="000000"/>
            <w:sz w:val="24"/>
            <w:szCs w:val="24"/>
          </w:rPr>
          <w:t>(Author)</w:t>
        </w:r>
        <w:r w:rsidRPr="00541A65">
          <w:rPr>
            <w:rFonts w:ascii="Times New Roman" w:eastAsia="Times New Roman" w:hAnsi="Times New Roman" w:cs="Times New Roman"/>
            <w:i/>
            <w:iCs/>
            <w:color w:val="000000"/>
            <w:sz w:val="24"/>
            <w:szCs w:val="24"/>
          </w:rPr>
          <w:tab/>
        </w:r>
        <w:r w:rsidR="009E1184">
          <w:rPr>
            <w:rFonts w:ascii="Times New Roman" w:eastAsia="Times New Roman" w:hAnsi="Times New Roman" w:cs="Times New Roman"/>
            <w:i/>
            <w:iCs/>
            <w:color w:val="000000"/>
            <w:sz w:val="24"/>
            <w:szCs w:val="24"/>
          </w:rPr>
          <w:tab/>
        </w:r>
        <w:r w:rsidR="009E1184">
          <w:rPr>
            <w:rFonts w:ascii="Times New Roman" w:eastAsia="Times New Roman" w:hAnsi="Times New Roman" w:cs="Times New Roman"/>
            <w:i/>
            <w:iCs/>
            <w:color w:val="000000"/>
            <w:sz w:val="24"/>
            <w:szCs w:val="24"/>
          </w:rPr>
          <w:tab/>
        </w:r>
        <w:r w:rsidR="009E1184">
          <w:rPr>
            <w:rFonts w:ascii="Times New Roman" w:eastAsia="Times New Roman" w:hAnsi="Times New Roman" w:cs="Times New Roman"/>
            <w:i/>
            <w:iCs/>
            <w:color w:val="000000"/>
            <w:sz w:val="24"/>
            <w:szCs w:val="24"/>
          </w:rPr>
          <w:tab/>
        </w:r>
        <w:r w:rsidR="009E1184">
          <w:rPr>
            <w:rFonts w:ascii="Times New Roman" w:eastAsia="Times New Roman" w:hAnsi="Times New Roman" w:cs="Times New Roman"/>
            <w:i/>
            <w:iCs/>
            <w:color w:val="000000"/>
            <w:sz w:val="24"/>
            <w:szCs w:val="24"/>
          </w:rPr>
          <w:tab/>
        </w:r>
        <w:r w:rsidR="009E1184">
          <w:rPr>
            <w:rFonts w:ascii="Times New Roman" w:eastAsia="Times New Roman" w:hAnsi="Times New Roman" w:cs="Times New Roman"/>
            <w:i/>
            <w:iCs/>
            <w:color w:val="000000"/>
            <w:sz w:val="24"/>
            <w:szCs w:val="24"/>
          </w:rPr>
          <w:tab/>
        </w:r>
        <w:r w:rsidR="009E1184">
          <w:rPr>
            <w:rFonts w:ascii="Times New Roman" w:eastAsia="Times New Roman" w:hAnsi="Times New Roman" w:cs="Times New Roman"/>
            <w:i/>
            <w:iCs/>
            <w:color w:val="000000"/>
            <w:sz w:val="24"/>
            <w:szCs w:val="24"/>
          </w:rPr>
          <w:tab/>
        </w:r>
        <w:r w:rsidRPr="00541A65">
          <w:rPr>
            <w:rFonts w:ascii="Times New Roman" w:eastAsia="Times New Roman" w:hAnsi="Times New Roman" w:cs="Times New Roman"/>
            <w:i/>
            <w:iCs/>
            <w:color w:val="000000"/>
            <w:sz w:val="24"/>
            <w:szCs w:val="24"/>
          </w:rPr>
          <w:t>40</w:t>
        </w:r>
      </w:hyperlink>
    </w:p>
    <w:p w14:paraId="000000A2" w14:textId="77777777" w:rsidR="001D1787" w:rsidRDefault="001D1787" w:rsidP="00C760B5">
      <w:pPr>
        <w:spacing w:after="0"/>
        <w:rPr>
          <w:rFonts w:ascii="Times New Roman" w:eastAsia="Times New Roman" w:hAnsi="Times New Roman" w:cs="Times New Roman"/>
          <w:sz w:val="24"/>
          <w:szCs w:val="24"/>
        </w:rPr>
      </w:pPr>
    </w:p>
    <w:p w14:paraId="000000A3" w14:textId="77777777" w:rsidR="001D1787" w:rsidRDefault="00AA2F10" w:rsidP="00C760B5">
      <w:pPr>
        <w:spacing w:after="0"/>
        <w:rPr>
          <w:rFonts w:ascii="Times New Roman" w:eastAsia="Times New Roman" w:hAnsi="Times New Roman" w:cs="Times New Roman"/>
          <w:sz w:val="24"/>
          <w:szCs w:val="24"/>
        </w:rPr>
      </w:pPr>
      <w:r>
        <w:br w:type="page"/>
      </w:r>
    </w:p>
    <w:p w14:paraId="000000A4" w14:textId="77777777" w:rsidR="001D1787" w:rsidRDefault="00AA2F10" w:rsidP="00C760B5">
      <w:pPr>
        <w:pStyle w:val="Heading1"/>
        <w:spacing w:before="0"/>
      </w:pPr>
      <w:bookmarkStart w:id="24" w:name="_Toc236420036"/>
      <w:r>
        <w:lastRenderedPageBreak/>
        <w:t>ABBREVIATIONS AND ACRONYMS</w:t>
      </w:r>
      <w:bookmarkEnd w:id="24"/>
    </w:p>
    <w:p w14:paraId="000000A5" w14:textId="77777777" w:rsidR="001D1787" w:rsidRDefault="00AA2F10" w:rsidP="00C760B5">
      <w:pPr>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FP:</w:t>
      </w:r>
      <w:r>
        <w:rPr>
          <w:rFonts w:ascii="Times New Roman" w:eastAsia="Times New Roman" w:hAnsi="Times New Roman" w:cs="Times New Roman"/>
          <w:b/>
          <w:bCs/>
          <w:color w:val="000000"/>
          <w:sz w:val="24"/>
          <w:szCs w:val="24"/>
        </w:rPr>
        <w:tab/>
      </w:r>
      <w:r>
        <w:rPr>
          <w:rFonts w:ascii="Times New Roman" w:eastAsia="Times New Roman" w:hAnsi="Times New Roman" w:cs="Times New Roman"/>
          <w:b/>
          <w:bCs/>
          <w:color w:val="000000"/>
          <w:sz w:val="24"/>
          <w:szCs w:val="24"/>
        </w:rPr>
        <w:tab/>
      </w:r>
      <w:r>
        <w:rPr>
          <w:rFonts w:ascii="Times New Roman" w:eastAsia="Times New Roman" w:hAnsi="Times New Roman" w:cs="Times New Roman"/>
          <w:b/>
          <w:bCs/>
          <w:color w:val="000000"/>
          <w:sz w:val="24"/>
          <w:szCs w:val="24"/>
        </w:rPr>
        <w:tab/>
      </w:r>
      <w:r>
        <w:rPr>
          <w:rFonts w:ascii="Times New Roman" w:eastAsia="Times New Roman" w:hAnsi="Times New Roman" w:cs="Times New Roman"/>
          <w:b/>
          <w:bCs/>
          <w:color w:val="000000"/>
          <w:sz w:val="24"/>
          <w:szCs w:val="24"/>
        </w:rPr>
        <w:tab/>
      </w:r>
      <w:r>
        <w:rPr>
          <w:rFonts w:ascii="Times New Roman" w:eastAsia="Times New Roman" w:hAnsi="Times New Roman" w:cs="Times New Roman"/>
          <w:color w:val="000000"/>
          <w:sz w:val="24"/>
          <w:szCs w:val="24"/>
        </w:rPr>
        <w:t>Family Planning</w:t>
      </w:r>
    </w:p>
    <w:p w14:paraId="000000A6" w14:textId="77777777" w:rsidR="001D1787" w:rsidRDefault="00AA2F10" w:rsidP="00C760B5">
      <w:pPr>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HCPs: </w:t>
      </w:r>
      <w:r>
        <w:rPr>
          <w:rFonts w:ascii="Times New Roman" w:eastAsia="Times New Roman" w:hAnsi="Times New Roman" w:cs="Times New Roman"/>
          <w:b/>
          <w:bCs/>
          <w:color w:val="000000"/>
          <w:sz w:val="24"/>
          <w:szCs w:val="24"/>
        </w:rPr>
        <w:tab/>
      </w:r>
      <w:r>
        <w:rPr>
          <w:rFonts w:ascii="Times New Roman" w:eastAsia="Times New Roman" w:hAnsi="Times New Roman" w:cs="Times New Roman"/>
          <w:b/>
          <w:bCs/>
          <w:color w:val="000000"/>
          <w:sz w:val="24"/>
          <w:szCs w:val="24"/>
        </w:rPr>
        <w:tab/>
      </w:r>
      <w:r>
        <w:rPr>
          <w:rFonts w:ascii="Times New Roman" w:eastAsia="Times New Roman" w:hAnsi="Times New Roman" w:cs="Times New Roman"/>
          <w:b/>
          <w:bCs/>
          <w:color w:val="000000"/>
          <w:sz w:val="24"/>
          <w:szCs w:val="24"/>
        </w:rPr>
        <w:tab/>
      </w:r>
      <w:r>
        <w:rPr>
          <w:rFonts w:ascii="Times New Roman" w:eastAsia="Times New Roman" w:hAnsi="Times New Roman" w:cs="Times New Roman"/>
          <w:color w:val="000000"/>
          <w:sz w:val="24"/>
          <w:szCs w:val="24"/>
        </w:rPr>
        <w:t>Healthcare providers</w:t>
      </w:r>
    </w:p>
    <w:p w14:paraId="000000A7" w14:textId="77777777" w:rsidR="001D1787" w:rsidRDefault="00AA2F10" w:rsidP="00C760B5">
      <w:pPr>
        <w:spacing w:after="0" w:line="480" w:lineRule="auto"/>
        <w:rPr>
          <w:rFonts w:ascii="Times New Roman" w:eastAsia="Times New Roman" w:hAnsi="Times New Roman" w:cs="Times New Roman"/>
          <w:b/>
          <w:bCs/>
          <w:color w:val="000000"/>
          <w:sz w:val="24"/>
          <w:szCs w:val="24"/>
        </w:rPr>
      </w:pPr>
      <w:bookmarkStart w:id="25" w:name="_heading=h.3msgkhbqccqw" w:colFirst="0" w:colLast="0"/>
      <w:bookmarkEnd w:id="25"/>
      <w:r>
        <w:rPr>
          <w:rFonts w:ascii="Times New Roman" w:eastAsia="Times New Roman" w:hAnsi="Times New Roman" w:cs="Times New Roman"/>
          <w:b/>
          <w:bCs/>
          <w:color w:val="000000"/>
          <w:sz w:val="24"/>
          <w:szCs w:val="24"/>
        </w:rPr>
        <w:t>KNBS:</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sz w:val="24"/>
          <w:szCs w:val="24"/>
        </w:rPr>
        <w:t>Kenya National Bureau of Statistics</w:t>
      </w:r>
      <w:r>
        <w:rPr>
          <w:rFonts w:ascii="Times New Roman" w:eastAsia="Times New Roman" w:hAnsi="Times New Roman" w:cs="Times New Roman"/>
          <w:b/>
          <w:bCs/>
          <w:color w:val="000000"/>
          <w:sz w:val="24"/>
          <w:szCs w:val="24"/>
        </w:rPr>
        <w:t xml:space="preserve"> </w:t>
      </w:r>
    </w:p>
    <w:p w14:paraId="000000A8" w14:textId="77777777" w:rsidR="001D1787" w:rsidRDefault="00AA2F10" w:rsidP="00C760B5">
      <w:pPr>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PMA Kenya:</w:t>
      </w:r>
      <w:r>
        <w:rPr>
          <w:rFonts w:ascii="Times New Roman" w:eastAsia="Times New Roman" w:hAnsi="Times New Roman" w:cs="Times New Roman"/>
          <w:b/>
          <w:bCs/>
          <w:color w:val="000000"/>
          <w:sz w:val="24"/>
          <w:szCs w:val="24"/>
        </w:rPr>
        <w:tab/>
      </w:r>
      <w:r>
        <w:rPr>
          <w:rFonts w:ascii="Times New Roman" w:eastAsia="Times New Roman" w:hAnsi="Times New Roman" w:cs="Times New Roman"/>
          <w:b/>
          <w:bCs/>
          <w:color w:val="000000"/>
          <w:sz w:val="24"/>
          <w:szCs w:val="24"/>
        </w:rPr>
        <w:tab/>
      </w:r>
      <w:r>
        <w:rPr>
          <w:rFonts w:ascii="Times New Roman" w:eastAsia="Times New Roman" w:hAnsi="Times New Roman" w:cs="Times New Roman"/>
          <w:b/>
          <w:bCs/>
          <w:color w:val="000000"/>
          <w:sz w:val="24"/>
          <w:szCs w:val="24"/>
        </w:rPr>
        <w:tab/>
      </w:r>
      <w:r>
        <w:rPr>
          <w:rFonts w:ascii="Times New Roman" w:eastAsia="Times New Roman" w:hAnsi="Times New Roman" w:cs="Times New Roman"/>
          <w:color w:val="000000"/>
          <w:sz w:val="24"/>
          <w:szCs w:val="24"/>
        </w:rPr>
        <w:t xml:space="preserve">Performance Monitoring for Action </w:t>
      </w:r>
    </w:p>
    <w:p w14:paraId="000000A9" w14:textId="77777777" w:rsidR="001D1787" w:rsidRDefault="00AA2F10" w:rsidP="00C760B5">
      <w:pPr>
        <w:spacing w:after="0" w:line="48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HCPs: </w:t>
      </w:r>
      <w:r>
        <w:rPr>
          <w:rFonts w:ascii="Times New Roman" w:eastAsia="Times New Roman" w:hAnsi="Times New Roman" w:cs="Times New Roman"/>
          <w:b/>
          <w:bCs/>
          <w:color w:val="000000"/>
          <w:sz w:val="24"/>
          <w:szCs w:val="24"/>
        </w:rPr>
        <w:tab/>
      </w:r>
      <w:r>
        <w:rPr>
          <w:rFonts w:ascii="Times New Roman" w:eastAsia="Times New Roman" w:hAnsi="Times New Roman" w:cs="Times New Roman"/>
          <w:b/>
          <w:bCs/>
          <w:color w:val="000000"/>
          <w:sz w:val="24"/>
          <w:szCs w:val="24"/>
        </w:rPr>
        <w:tab/>
      </w:r>
      <w:r>
        <w:rPr>
          <w:rFonts w:ascii="Times New Roman" w:eastAsia="Times New Roman" w:hAnsi="Times New Roman" w:cs="Times New Roman"/>
          <w:b/>
          <w:bCs/>
          <w:color w:val="000000"/>
          <w:sz w:val="24"/>
          <w:szCs w:val="24"/>
        </w:rPr>
        <w:tab/>
      </w:r>
      <w:r>
        <w:rPr>
          <w:rFonts w:ascii="Times New Roman" w:eastAsia="Times New Roman" w:hAnsi="Times New Roman" w:cs="Times New Roman"/>
          <w:color w:val="000000"/>
          <w:sz w:val="24"/>
          <w:szCs w:val="24"/>
        </w:rPr>
        <w:t>Healthcare providers</w:t>
      </w:r>
      <w:r>
        <w:rPr>
          <w:rFonts w:ascii="Times New Roman" w:eastAsia="Times New Roman" w:hAnsi="Times New Roman" w:cs="Times New Roman"/>
          <w:b/>
          <w:bCs/>
          <w:color w:val="000000"/>
          <w:sz w:val="24"/>
          <w:szCs w:val="24"/>
        </w:rPr>
        <w:t xml:space="preserve"> </w:t>
      </w:r>
    </w:p>
    <w:p w14:paraId="6C2390D8" w14:textId="77777777" w:rsidR="007F783C" w:rsidRDefault="00AA2F10" w:rsidP="00C760B5">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USAID:</w:t>
      </w:r>
      <w:r>
        <w:rPr>
          <w:rFonts w:ascii="Times New Roman" w:eastAsia="Times New Roman" w:hAnsi="Times New Roman" w:cs="Times New Roman"/>
          <w:b/>
          <w:bCs/>
          <w:color w:val="000000"/>
          <w:sz w:val="24"/>
          <w:szCs w:val="24"/>
        </w:rPr>
        <w:tab/>
      </w:r>
      <w:r>
        <w:rPr>
          <w:rFonts w:ascii="Times New Roman" w:eastAsia="Times New Roman" w:hAnsi="Times New Roman" w:cs="Times New Roman"/>
          <w:b/>
          <w:bCs/>
          <w:color w:val="000000"/>
          <w:sz w:val="24"/>
          <w:szCs w:val="24"/>
        </w:rPr>
        <w:tab/>
      </w:r>
      <w:r>
        <w:rPr>
          <w:rFonts w:ascii="Times New Roman" w:eastAsia="Times New Roman" w:hAnsi="Times New Roman" w:cs="Times New Roman"/>
          <w:b/>
          <w:bCs/>
          <w:color w:val="000000"/>
          <w:sz w:val="24"/>
          <w:szCs w:val="24"/>
        </w:rPr>
        <w:tab/>
      </w:r>
      <w:r>
        <w:rPr>
          <w:rFonts w:ascii="Times New Roman" w:eastAsia="Times New Roman" w:hAnsi="Times New Roman" w:cs="Times New Roman"/>
          <w:sz w:val="24"/>
          <w:szCs w:val="24"/>
        </w:rPr>
        <w:t xml:space="preserve">United States Agency for International Development </w:t>
      </w:r>
    </w:p>
    <w:p w14:paraId="000000AA" w14:textId="5A46E09B" w:rsidR="001D1787" w:rsidRDefault="00AA2F10" w:rsidP="00C760B5">
      <w:pPr>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WHO: </w:t>
      </w:r>
      <w:r>
        <w:rPr>
          <w:rFonts w:ascii="Times New Roman" w:eastAsia="Times New Roman" w:hAnsi="Times New Roman" w:cs="Times New Roman"/>
          <w:b/>
          <w:bCs/>
          <w:color w:val="000000"/>
          <w:sz w:val="24"/>
          <w:szCs w:val="24"/>
        </w:rPr>
        <w:tab/>
      </w:r>
      <w:r>
        <w:rPr>
          <w:rFonts w:ascii="Times New Roman" w:eastAsia="Times New Roman" w:hAnsi="Times New Roman" w:cs="Times New Roman"/>
          <w:b/>
          <w:bCs/>
          <w:color w:val="000000"/>
          <w:sz w:val="24"/>
          <w:szCs w:val="24"/>
        </w:rPr>
        <w:tab/>
      </w:r>
      <w:r>
        <w:rPr>
          <w:rFonts w:ascii="Times New Roman" w:eastAsia="Times New Roman" w:hAnsi="Times New Roman" w:cs="Times New Roman"/>
          <w:b/>
          <w:bCs/>
          <w:color w:val="000000"/>
          <w:sz w:val="24"/>
          <w:szCs w:val="24"/>
        </w:rPr>
        <w:tab/>
      </w:r>
      <w:r>
        <w:rPr>
          <w:rFonts w:ascii="Times New Roman" w:eastAsia="Times New Roman" w:hAnsi="Times New Roman" w:cs="Times New Roman"/>
          <w:color w:val="000000"/>
          <w:sz w:val="24"/>
          <w:szCs w:val="24"/>
        </w:rPr>
        <w:t xml:space="preserve">World Health </w:t>
      </w:r>
      <w:r w:rsidR="00BF3783">
        <w:rPr>
          <w:rFonts w:ascii="Times New Roman" w:eastAsia="Times New Roman" w:hAnsi="Times New Roman" w:cs="Times New Roman"/>
          <w:color w:val="000000"/>
          <w:sz w:val="24"/>
          <w:szCs w:val="24"/>
        </w:rPr>
        <w:t>Organi</w:t>
      </w:r>
      <w:r w:rsidR="00AB3A70">
        <w:rPr>
          <w:rFonts w:ascii="Times New Roman" w:eastAsia="Times New Roman" w:hAnsi="Times New Roman" w:cs="Times New Roman"/>
          <w:color w:val="000000"/>
          <w:sz w:val="24"/>
          <w:szCs w:val="24"/>
        </w:rPr>
        <w:t>z</w:t>
      </w:r>
      <w:r w:rsidR="00BF3783">
        <w:rPr>
          <w:rFonts w:ascii="Times New Roman" w:eastAsia="Times New Roman" w:hAnsi="Times New Roman" w:cs="Times New Roman"/>
          <w:color w:val="000000"/>
          <w:sz w:val="24"/>
          <w:szCs w:val="24"/>
        </w:rPr>
        <w:t>ation</w:t>
      </w:r>
    </w:p>
    <w:p w14:paraId="000000AB" w14:textId="77777777" w:rsidR="001D1787" w:rsidRDefault="001D1787" w:rsidP="00C760B5">
      <w:pPr>
        <w:spacing w:after="0" w:line="480" w:lineRule="auto"/>
        <w:rPr>
          <w:rFonts w:ascii="Times New Roman" w:eastAsia="Times New Roman" w:hAnsi="Times New Roman" w:cs="Times New Roman"/>
          <w:color w:val="000000"/>
          <w:sz w:val="24"/>
          <w:szCs w:val="24"/>
        </w:rPr>
      </w:pPr>
    </w:p>
    <w:p w14:paraId="000000AC" w14:textId="77777777" w:rsidR="001D1787" w:rsidRDefault="001D1787" w:rsidP="00C760B5">
      <w:pPr>
        <w:spacing w:after="0" w:line="480" w:lineRule="auto"/>
        <w:rPr>
          <w:rFonts w:ascii="Times New Roman" w:eastAsia="Times New Roman" w:hAnsi="Times New Roman" w:cs="Times New Roman"/>
          <w:sz w:val="24"/>
          <w:szCs w:val="24"/>
        </w:rPr>
      </w:pPr>
    </w:p>
    <w:p w14:paraId="000000AD" w14:textId="77777777" w:rsidR="001D1787" w:rsidRDefault="001D1787" w:rsidP="00C760B5">
      <w:pPr>
        <w:spacing w:after="0" w:line="480" w:lineRule="auto"/>
        <w:rPr>
          <w:rFonts w:ascii="Times New Roman" w:eastAsia="Times New Roman" w:hAnsi="Times New Roman" w:cs="Times New Roman"/>
          <w:sz w:val="24"/>
          <w:szCs w:val="24"/>
        </w:rPr>
      </w:pPr>
    </w:p>
    <w:p w14:paraId="000000AE" w14:textId="77777777" w:rsidR="001D1787" w:rsidRDefault="00AA2F10" w:rsidP="00C760B5">
      <w:pPr>
        <w:spacing w:after="0"/>
        <w:rPr>
          <w:rFonts w:ascii="Times New Roman" w:eastAsia="Times New Roman" w:hAnsi="Times New Roman" w:cs="Times New Roman"/>
          <w:sz w:val="24"/>
          <w:szCs w:val="24"/>
        </w:rPr>
      </w:pPr>
      <w:r>
        <w:br w:type="page"/>
      </w:r>
    </w:p>
    <w:p w14:paraId="000000AF" w14:textId="77777777" w:rsidR="001D1787" w:rsidRDefault="00AA2F10" w:rsidP="00C760B5">
      <w:pPr>
        <w:pStyle w:val="Heading1"/>
        <w:tabs>
          <w:tab w:val="right" w:pos="8326"/>
        </w:tabs>
        <w:spacing w:before="0"/>
      </w:pPr>
      <w:bookmarkStart w:id="26" w:name="_Toc236420037"/>
      <w:r>
        <w:lastRenderedPageBreak/>
        <w:t>OPERATIONAL DEFINITION OF TERMS</w:t>
      </w:r>
      <w:bookmarkEnd w:id="26"/>
      <w:r>
        <w:t xml:space="preserve"> </w:t>
      </w:r>
    </w:p>
    <w:p w14:paraId="000000B0" w14:textId="77777777" w:rsidR="001D1787" w:rsidRDefault="00AA2F10" w:rsidP="00C760B5">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Communication Factors</w:t>
      </w:r>
      <w:r>
        <w:rPr>
          <w:rFonts w:ascii="Times New Roman" w:eastAsia="Times New Roman" w:hAnsi="Times New Roman" w:cs="Times New Roman"/>
          <w:sz w:val="24"/>
          <w:szCs w:val="24"/>
        </w:rPr>
        <w:t>: Methods, channels, messages, and strategies used to represent the concept of family planning (FP) to rural and marginalised women in Mandera County.</w:t>
      </w:r>
    </w:p>
    <w:p w14:paraId="000000B1" w14:textId="0BCC0085" w:rsidR="001D1787" w:rsidRDefault="00AA2F10" w:rsidP="00C760B5">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Community Engagement</w:t>
      </w:r>
      <w:r>
        <w:rPr>
          <w:rFonts w:ascii="Times New Roman" w:eastAsia="Times New Roman" w:hAnsi="Times New Roman" w:cs="Times New Roman"/>
          <w:sz w:val="24"/>
          <w:szCs w:val="24"/>
        </w:rPr>
        <w:t xml:space="preserve">: The active involvement of the local community in promoting family planning awareness and access. </w:t>
      </w:r>
      <w:r w:rsidR="00BF3783">
        <w:rPr>
          <w:rFonts w:ascii="Times New Roman" w:eastAsia="Times New Roman" w:hAnsi="Times New Roman" w:cs="Times New Roman"/>
          <w:sz w:val="24"/>
          <w:szCs w:val="24"/>
        </w:rPr>
        <w:t>e.g.,</w:t>
      </w:r>
      <w:r>
        <w:rPr>
          <w:rFonts w:ascii="Times New Roman" w:eastAsia="Times New Roman" w:hAnsi="Times New Roman" w:cs="Times New Roman"/>
          <w:sz w:val="24"/>
          <w:szCs w:val="24"/>
        </w:rPr>
        <w:t xml:space="preserve"> Involvement of community leaders.</w:t>
      </w:r>
    </w:p>
    <w:p w14:paraId="000000B2" w14:textId="205E2B32" w:rsidR="001D1787" w:rsidRDefault="00AA2F10" w:rsidP="00C760B5">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Effective Communication</w:t>
      </w:r>
      <w:r>
        <w:rPr>
          <w:rFonts w:ascii="Times New Roman" w:eastAsia="Times New Roman" w:hAnsi="Times New Roman" w:cs="Times New Roman"/>
          <w:sz w:val="24"/>
          <w:szCs w:val="24"/>
        </w:rPr>
        <w:t xml:space="preserve"> - A process of clearly and concisely communicating a message so that the receiver has the intended meaning. For this study, it is measured through</w:t>
      </w:r>
      <w:r w:rsidR="00BF3783">
        <w:rPr>
          <w:rFonts w:ascii="Times New Roman" w:eastAsia="Times New Roman" w:hAnsi="Times New Roman" w:cs="Times New Roman"/>
          <w:sz w:val="24"/>
          <w:szCs w:val="24"/>
        </w:rPr>
        <w:t xml:space="preserve"> comprehension rates, message retention and behaviour</w:t>
      </w:r>
      <w:r>
        <w:rPr>
          <w:rFonts w:ascii="Times New Roman" w:eastAsia="Times New Roman" w:hAnsi="Times New Roman" w:cs="Times New Roman"/>
          <w:sz w:val="24"/>
          <w:szCs w:val="24"/>
        </w:rPr>
        <w:t xml:space="preserve"> change assessed through follow-up, and reported confidence in understanding family planning options.</w:t>
      </w:r>
    </w:p>
    <w:p w14:paraId="000000B3" w14:textId="77777777" w:rsidR="001D1787" w:rsidRDefault="00AA2F10" w:rsidP="00C760B5">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Family Planning</w:t>
      </w:r>
      <w:r>
        <w:rPr>
          <w:rFonts w:ascii="Times New Roman" w:eastAsia="Times New Roman" w:hAnsi="Times New Roman" w:cs="Times New Roman"/>
          <w:sz w:val="24"/>
          <w:szCs w:val="24"/>
        </w:rPr>
        <w:t xml:space="preserve"> - “The ability of individuals and couples to anticipate and attain their desired number of children and the spacing and timing of their births through the use of a contraceptive method and treatment of involuntary infertility.”</w:t>
      </w:r>
    </w:p>
    <w:p w14:paraId="000000B4" w14:textId="77777777" w:rsidR="001D1787" w:rsidRDefault="00AA2F10" w:rsidP="00C760B5">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Family Planning (FP) Uptake</w:t>
      </w:r>
      <w:r>
        <w:rPr>
          <w:rFonts w:ascii="Times New Roman" w:eastAsia="Times New Roman" w:hAnsi="Times New Roman" w:cs="Times New Roman"/>
          <w:sz w:val="24"/>
          <w:szCs w:val="24"/>
        </w:rPr>
        <w:t>: The number of women aged between 15-49 (reproductive age) currently on modern contraceptives. Measured through surveys and reviewing medical records.</w:t>
      </w:r>
    </w:p>
    <w:p w14:paraId="000000B5" w14:textId="62E8B63E" w:rsidR="001D1787" w:rsidRDefault="00AA2F10" w:rsidP="00C760B5">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Mixed Methods Approach</w:t>
      </w:r>
      <w:r>
        <w:rPr>
          <w:rFonts w:ascii="Times New Roman" w:eastAsia="Times New Roman" w:hAnsi="Times New Roman" w:cs="Times New Roman"/>
          <w:sz w:val="24"/>
          <w:szCs w:val="24"/>
        </w:rPr>
        <w:t xml:space="preserve">: A research design that </w:t>
      </w:r>
      <w:r w:rsidR="00BF3783">
        <w:rPr>
          <w:rFonts w:ascii="Times New Roman" w:eastAsia="Times New Roman" w:hAnsi="Times New Roman" w:cs="Times New Roman"/>
          <w:sz w:val="24"/>
          <w:szCs w:val="24"/>
        </w:rPr>
        <w:t>utilises both quantitative (surveys) and qualitative (focus groups, interviews) methods to gain deeper insights into</w:t>
      </w:r>
      <w:r>
        <w:rPr>
          <w:rFonts w:ascii="Times New Roman" w:eastAsia="Times New Roman" w:hAnsi="Times New Roman" w:cs="Times New Roman"/>
          <w:sz w:val="24"/>
          <w:szCs w:val="24"/>
        </w:rPr>
        <w:t xml:space="preserve"> the research question.</w:t>
      </w:r>
    </w:p>
    <w:p w14:paraId="000000B6" w14:textId="77777777" w:rsidR="001D1787" w:rsidRDefault="00AA2F10" w:rsidP="00C760B5">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Modern Contraceptives</w:t>
      </w:r>
      <w:r>
        <w:rPr>
          <w:rFonts w:ascii="Times New Roman" w:eastAsia="Times New Roman" w:hAnsi="Times New Roman" w:cs="Times New Roman"/>
          <w:sz w:val="24"/>
          <w:szCs w:val="24"/>
        </w:rPr>
        <w:t>: modern contraceptives include injectables, oral pills, implants, and condoms.</w:t>
      </w:r>
    </w:p>
    <w:p w14:paraId="000000B7" w14:textId="77777777" w:rsidR="001D1787" w:rsidRDefault="00AA2F10" w:rsidP="00C760B5">
      <w:pPr>
        <w:spacing w:after="0" w:line="480" w:lineRule="auto"/>
        <w:rPr>
          <w:rFonts w:ascii="Times New Roman" w:eastAsia="Times New Roman" w:hAnsi="Times New Roman" w:cs="Times New Roman"/>
          <w:sz w:val="24"/>
          <w:szCs w:val="24"/>
        </w:rPr>
        <w:sectPr w:rsidR="001D1787" w:rsidSect="00DD2D76">
          <w:footerReference w:type="default" r:id="rId18"/>
          <w:pgSz w:w="11909" w:h="16834"/>
          <w:pgMar w:top="1440" w:right="1440" w:bottom="1440" w:left="1440" w:header="720" w:footer="720" w:gutter="0"/>
          <w:cols w:space="720"/>
        </w:sectPr>
      </w:pPr>
      <w:r>
        <w:rPr>
          <w:rFonts w:ascii="Times New Roman" w:eastAsia="Times New Roman" w:hAnsi="Times New Roman" w:cs="Times New Roman"/>
          <w:b/>
          <w:bCs/>
          <w:sz w:val="24"/>
          <w:szCs w:val="24"/>
        </w:rPr>
        <w:t>Rural and Marginalised Women</w:t>
      </w:r>
      <w:r>
        <w:rPr>
          <w:rFonts w:ascii="Times New Roman" w:eastAsia="Times New Roman" w:hAnsi="Times New Roman" w:cs="Times New Roman"/>
          <w:sz w:val="24"/>
          <w:szCs w:val="24"/>
        </w:rPr>
        <w:t>: Women residing in geographically remote locations and generally find it difficult to access resources and services, often experiencing social and economic disadvantages.</w:t>
      </w:r>
      <w:r>
        <w:br w:type="page"/>
      </w:r>
    </w:p>
    <w:p w14:paraId="000000B8" w14:textId="77777777" w:rsidR="001D1787" w:rsidRDefault="00AA2F10" w:rsidP="00C760B5">
      <w:pPr>
        <w:pStyle w:val="Heading1"/>
        <w:spacing w:before="0"/>
        <w:rPr>
          <w:color w:val="000000"/>
        </w:rPr>
      </w:pPr>
      <w:bookmarkStart w:id="27" w:name="_Toc236420038"/>
      <w:r>
        <w:rPr>
          <w:color w:val="000000"/>
        </w:rPr>
        <w:lastRenderedPageBreak/>
        <w:t>CHAPTER</w:t>
      </w:r>
      <w:r>
        <w:t xml:space="preserve"> </w:t>
      </w:r>
      <w:r>
        <w:rPr>
          <w:color w:val="000000"/>
        </w:rPr>
        <w:t>ONE</w:t>
      </w:r>
      <w:bookmarkEnd w:id="27"/>
      <w:commentRangeStart w:id="28"/>
    </w:p>
    <w:p w14:paraId="000000B9" w14:textId="77777777" w:rsidR="001D1787" w:rsidRDefault="00AA2F10" w:rsidP="00C760B5">
      <w:pPr>
        <w:pStyle w:val="Heading1"/>
        <w:spacing w:before="0"/>
      </w:pPr>
      <w:r>
        <w:t xml:space="preserve"> </w:t>
      </w:r>
      <w:bookmarkStart w:id="29" w:name="_Toc236420039"/>
      <w:r>
        <w:rPr>
          <w:color w:val="000000"/>
        </w:rPr>
        <w:t>INTRODUCTION</w:t>
      </w:r>
      <w:bookmarkEnd w:id="29"/>
      <w:r>
        <w:rPr>
          <w:color w:val="000000"/>
        </w:rPr>
        <w:t xml:space="preserve"> </w:t>
      </w:r>
      <w:commentRangeEnd w:id="28"/>
      <w:r w:rsidR="004A155F">
        <w:rPr>
          <w:rStyle w:val="CommentReference"/>
          <w:rFonts w:ascii="Calibri" w:eastAsia="Calibri" w:hAnsi="Calibri" w:cs="Calibri"/>
          <w:b w:val="0"/>
          <w:bCs w:val="0"/>
        </w:rPr>
        <w:commentReference w:id="28"/>
      </w:r>
    </w:p>
    <w:p w14:paraId="000000BA" w14:textId="77777777" w:rsidR="001D1787" w:rsidRDefault="001D1787" w:rsidP="00C760B5">
      <w:pPr>
        <w:pStyle w:val="Heading2"/>
        <w:tabs>
          <w:tab w:val="left" w:pos="960"/>
          <w:tab w:val="right" w:pos="8326"/>
        </w:tabs>
        <w:spacing w:after="0"/>
        <w:ind w:left="220"/>
      </w:pPr>
      <w:hyperlink w:anchor="_heading=h.avts01i73xwg">
        <w:bookmarkStart w:id="30" w:name="_Toc236420040"/>
        <w:r>
          <w:t>1.1 Introduction</w:t>
        </w:r>
        <w:bookmarkEnd w:id="30"/>
      </w:hyperlink>
    </w:p>
    <w:p w14:paraId="000000BB" w14:textId="2E418F3C" w:rsidR="001D1787" w:rsidRDefault="00AA2F10" w:rsidP="00C760B5">
      <w:pPr>
        <w:spacing w:after="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Chapter one highlights </w:t>
      </w:r>
      <w:r w:rsidR="00BF3783">
        <w:rPr>
          <w:rFonts w:ascii="Times New Roman" w:eastAsia="Times New Roman" w:hAnsi="Times New Roman" w:cs="Times New Roman"/>
          <w:sz w:val="24"/>
          <w:szCs w:val="24"/>
        </w:rPr>
        <w:t xml:space="preserve">the interplay between communication factors influencing family planning uptake among rural and </w:t>
      </w:r>
      <w:r w:rsidR="00AB3A70">
        <w:rPr>
          <w:rFonts w:ascii="Times New Roman" w:eastAsia="Times New Roman" w:hAnsi="Times New Roman" w:cs="Times New Roman"/>
          <w:sz w:val="24"/>
          <w:szCs w:val="24"/>
        </w:rPr>
        <w:t>marginalised</w:t>
      </w:r>
      <w:r>
        <w:rPr>
          <w:rFonts w:ascii="Times New Roman" w:eastAsia="Times New Roman" w:hAnsi="Times New Roman" w:cs="Times New Roman"/>
          <w:sz w:val="24"/>
          <w:szCs w:val="24"/>
        </w:rPr>
        <w:t xml:space="preserve"> women in Mandera County. It </w:t>
      </w:r>
      <w:r w:rsidR="00AB3A70">
        <w:rPr>
          <w:rFonts w:ascii="Times New Roman" w:eastAsia="Times New Roman" w:hAnsi="Times New Roman" w:cs="Times New Roman"/>
          <w:sz w:val="24"/>
          <w:szCs w:val="24"/>
        </w:rPr>
        <w:t>contextualises its significance in promoting the well-being of the mother and child within the socio-cultural landscape of Mandera County and outlines the issue of low family planning uptake, recognising</w:t>
      </w:r>
      <w:r>
        <w:rPr>
          <w:rFonts w:ascii="Times New Roman" w:eastAsia="Times New Roman" w:hAnsi="Times New Roman" w:cs="Times New Roman"/>
          <w:sz w:val="24"/>
          <w:szCs w:val="24"/>
        </w:rPr>
        <w:t xml:space="preserve"> it as a multifaceted challenge with implications for community health and development. With a clear focus on understanding the communication factors, this chapter defines the research problem, specific objectives, and formulates key research questions to guide the research. </w:t>
      </w:r>
    </w:p>
    <w:p w14:paraId="000000BC" w14:textId="77777777" w:rsidR="001D1787" w:rsidRDefault="001D1787" w:rsidP="00C760B5">
      <w:pPr>
        <w:pStyle w:val="Heading2"/>
        <w:tabs>
          <w:tab w:val="right" w:pos="8326"/>
        </w:tabs>
        <w:spacing w:after="0"/>
        <w:ind w:left="220"/>
      </w:pPr>
      <w:hyperlink w:anchor="_heading=h.cx4p8sc863ek">
        <w:bookmarkStart w:id="31" w:name="_Toc236420041"/>
        <w:r>
          <w:t>1.2 Background</w:t>
        </w:r>
        <w:bookmarkEnd w:id="31"/>
        <w:r>
          <w:t xml:space="preserve"> </w:t>
        </w:r>
      </w:hyperlink>
    </w:p>
    <w:p w14:paraId="000000BD" w14:textId="106C0729" w:rsidR="001D1787" w:rsidRDefault="00AA2F10" w:rsidP="00C760B5">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World Health Organization (WHO) (2008) defines family planning as the "ability of individuals and couples to anticipate and attain their desired number of children and the spacing and timing of their births through the use of contraceptive methods and treatment of involuntary infertility". It is evident from this description that FP benefits families, the community, and society as a whole. Above all, it assists partners in preventing unintended pregnancies. But it also lowers infertility rates and the danger of sexually transmitted infections (STDs)</w:t>
      </w:r>
      <w:r w:rsidR="005812A0">
        <w:rPr>
          <w:rFonts w:ascii="Times New Roman" w:eastAsia="Times New Roman" w:hAnsi="Times New Roman" w:cs="Times New Roman"/>
          <w:sz w:val="24"/>
          <w:szCs w:val="24"/>
        </w:rPr>
        <w:t xml:space="preserve"> (Butler, 2009)</w:t>
      </w:r>
      <w:r>
        <w:rPr>
          <w:rFonts w:ascii="Times New Roman" w:eastAsia="Times New Roman" w:hAnsi="Times New Roman" w:cs="Times New Roman"/>
          <w:sz w:val="24"/>
          <w:szCs w:val="24"/>
        </w:rPr>
        <w:t xml:space="preserve">. Through </w:t>
      </w:r>
      <w:r w:rsidR="00AB3A70">
        <w:rPr>
          <w:rFonts w:ascii="Times New Roman" w:eastAsia="Times New Roman" w:hAnsi="Times New Roman" w:cs="Times New Roman"/>
          <w:sz w:val="24"/>
          <w:szCs w:val="24"/>
        </w:rPr>
        <w:t>behavioural</w:t>
      </w:r>
      <w:r w:rsidR="005812A0">
        <w:rPr>
          <w:rFonts w:ascii="Times New Roman" w:eastAsia="Times New Roman" w:hAnsi="Times New Roman" w:cs="Times New Roman"/>
          <w:sz w:val="24"/>
          <w:szCs w:val="24"/>
        </w:rPr>
        <w:t xml:space="preserve"> change efforts, FP programs have recently attempted to alter community attitudes and </w:t>
      </w:r>
      <w:r w:rsidR="00AB3A70">
        <w:rPr>
          <w:rFonts w:ascii="Times New Roman" w:eastAsia="Times New Roman" w:hAnsi="Times New Roman" w:cs="Times New Roman"/>
          <w:sz w:val="24"/>
          <w:szCs w:val="24"/>
        </w:rPr>
        <w:t>behaviour</w:t>
      </w:r>
      <w:r>
        <w:rPr>
          <w:rFonts w:ascii="Times New Roman" w:eastAsia="Times New Roman" w:hAnsi="Times New Roman" w:cs="Times New Roman"/>
          <w:sz w:val="24"/>
          <w:szCs w:val="24"/>
        </w:rPr>
        <w:t xml:space="preserve"> (Patrick, 2013). Communication is at the heart of these programs. Effective communication and delivery of family planning initiatives depend on the spread of information. Communication informs the masses about what family planning is and motivates them to partake in the process. Through communication, people can also know how to correctly and safely use the available, reliable FP methods. Studies have shown that if women have been advised on how to adopt contraception three or more times, they will more </w:t>
      </w:r>
      <w:r>
        <w:rPr>
          <w:rFonts w:ascii="Times New Roman" w:eastAsia="Times New Roman" w:hAnsi="Times New Roman" w:cs="Times New Roman"/>
          <w:sz w:val="24"/>
          <w:szCs w:val="24"/>
        </w:rPr>
        <w:lastRenderedPageBreak/>
        <w:t>likely adopt a method alongside their husbands (Grant &amp; Bhardwaj, 2016). Therefore, one-time advice is not enough. It is vital to reinforce the same messages repeatedly at intervals.</w:t>
      </w:r>
    </w:p>
    <w:p w14:paraId="000000BE" w14:textId="181E5092" w:rsidR="001D1787" w:rsidRDefault="00AA2F10" w:rsidP="00C760B5">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What becomes clear is that frontline workers, most likely health care providers, are the key to promoting FP messages. They can conduct home visits as well as </w:t>
      </w:r>
      <w:r w:rsidR="005B42CB">
        <w:rPr>
          <w:rFonts w:ascii="Times New Roman" w:eastAsia="Times New Roman" w:hAnsi="Times New Roman" w:cs="Times New Roman"/>
          <w:sz w:val="24"/>
          <w:szCs w:val="24"/>
        </w:rPr>
        <w:t>utilise</w:t>
      </w:r>
      <w:r>
        <w:rPr>
          <w:rFonts w:ascii="Times New Roman" w:eastAsia="Times New Roman" w:hAnsi="Times New Roman" w:cs="Times New Roman"/>
          <w:sz w:val="24"/>
          <w:szCs w:val="24"/>
        </w:rPr>
        <w:t xml:space="preserve"> interpersonal communication. Interpersonal communication can be one-on-one discussions with clients, facilitator-led curriculum-based programs, or small-group sessions. They are instrumental </w:t>
      </w:r>
      <w:r w:rsidR="005812A0">
        <w:rPr>
          <w:rFonts w:ascii="Times New Roman" w:eastAsia="Times New Roman" w:hAnsi="Times New Roman" w:cs="Times New Roman"/>
          <w:sz w:val="24"/>
          <w:szCs w:val="24"/>
        </w:rPr>
        <w:t>in</w:t>
      </w:r>
      <w:r>
        <w:rPr>
          <w:rFonts w:ascii="Times New Roman" w:eastAsia="Times New Roman" w:hAnsi="Times New Roman" w:cs="Times New Roman"/>
          <w:sz w:val="24"/>
          <w:szCs w:val="24"/>
        </w:rPr>
        <w:t xml:space="preserve"> influencing families' knowledge, intentions, and attitudes about family planning. What is more, interpersonal communication interventions can be delivered via community-based or health settings. Research by </w:t>
      </w:r>
      <w:proofErr w:type="spellStart"/>
      <w:r>
        <w:rPr>
          <w:rFonts w:ascii="Times New Roman" w:eastAsia="Times New Roman" w:hAnsi="Times New Roman" w:cs="Times New Roman"/>
          <w:sz w:val="24"/>
          <w:szCs w:val="24"/>
        </w:rPr>
        <w:t>Mwaikambo</w:t>
      </w:r>
      <w:proofErr w:type="spellEnd"/>
      <w:r>
        <w:rPr>
          <w:rFonts w:ascii="Times New Roman" w:eastAsia="Times New Roman" w:hAnsi="Times New Roman" w:cs="Times New Roman"/>
          <w:sz w:val="24"/>
          <w:szCs w:val="24"/>
        </w:rPr>
        <w:t xml:space="preserve"> et al. (2011) established that 86% of interpersonal communication interventions improved knowledge and attitudes, 63% increased the use of FP methods, and more than 50% reduced fertility outcomes.</w:t>
      </w:r>
    </w:p>
    <w:p w14:paraId="000000BF" w14:textId="06743B59" w:rsidR="001D1787" w:rsidRDefault="00AA2F10" w:rsidP="00C760B5">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For interpersonal communication interventions to succeed, healthcare providers should have good communication skills to encourage their clients to discuss FP needs and explore options. Yet, researchers have established that some providers conduct one-way communication, talking twice as much as the clients with little input (Kim et al., 1999). When clients spoke, it was to answer the questions asked by the providers, one- or two-word responses with minimal information. This is not an effective form of communication and can reduce the uptake of FP programs. Communication studies promote the need for two-way communication where healthcare providers listen more than they talk (</w:t>
      </w:r>
      <w:proofErr w:type="spellStart"/>
      <w:r>
        <w:rPr>
          <w:rFonts w:ascii="Times New Roman" w:eastAsia="Times New Roman" w:hAnsi="Times New Roman" w:cs="Times New Roman"/>
          <w:sz w:val="24"/>
          <w:szCs w:val="24"/>
        </w:rPr>
        <w:t>Malikhao</w:t>
      </w:r>
      <w:proofErr w:type="spellEnd"/>
      <w:r>
        <w:rPr>
          <w:rFonts w:ascii="Times New Roman" w:eastAsia="Times New Roman" w:hAnsi="Times New Roman" w:cs="Times New Roman"/>
          <w:sz w:val="24"/>
          <w:szCs w:val="24"/>
        </w:rPr>
        <w:t xml:space="preserve">, 2020). When clients speak, they can express agreement or disagreement, seek opinions, ask questions, and elaborate on responses. Therefore, there is a need for healthcare providers to </w:t>
      </w:r>
      <w:r w:rsidR="005812A0">
        <w:rPr>
          <w:rFonts w:ascii="Times New Roman" w:eastAsia="Times New Roman" w:hAnsi="Times New Roman" w:cs="Times New Roman"/>
          <w:sz w:val="24"/>
          <w:szCs w:val="24"/>
        </w:rPr>
        <w:t>practice</w:t>
      </w:r>
      <w:r>
        <w:rPr>
          <w:rFonts w:ascii="Times New Roman" w:eastAsia="Times New Roman" w:hAnsi="Times New Roman" w:cs="Times New Roman"/>
          <w:sz w:val="24"/>
          <w:szCs w:val="24"/>
        </w:rPr>
        <w:t xml:space="preserve"> two-way communication where they urge clients to talk more and engage in the discussion. Other than interpersonal communication, initiate programs have featured education through mass media campaigns. According to </w:t>
      </w:r>
      <w:proofErr w:type="spellStart"/>
      <w:r>
        <w:rPr>
          <w:rFonts w:ascii="Times New Roman" w:eastAsia="Times New Roman" w:hAnsi="Times New Roman" w:cs="Times New Roman"/>
          <w:sz w:val="24"/>
          <w:szCs w:val="24"/>
        </w:rPr>
        <w:t>Mwaikambo</w:t>
      </w:r>
      <w:proofErr w:type="spellEnd"/>
      <w:r>
        <w:rPr>
          <w:rFonts w:ascii="Times New Roman" w:eastAsia="Times New Roman" w:hAnsi="Times New Roman" w:cs="Times New Roman"/>
          <w:sz w:val="24"/>
          <w:szCs w:val="24"/>
        </w:rPr>
        <w:t xml:space="preserve"> et al. (2011), mass media communication has been popular in many areas because it enables programs to easily reach a wide audience while tackling taboo or </w:t>
      </w:r>
      <w:r>
        <w:rPr>
          <w:rFonts w:ascii="Times New Roman" w:eastAsia="Times New Roman" w:hAnsi="Times New Roman" w:cs="Times New Roman"/>
          <w:sz w:val="24"/>
          <w:szCs w:val="24"/>
        </w:rPr>
        <w:lastRenderedPageBreak/>
        <w:t xml:space="preserve">sensitive topics in an entertaining and educational way. Some FP programs have made use of social marketing strategies in addition to mass media efforts. This marketing strategy seeks to sustain or alter people's </w:t>
      </w:r>
      <w:r w:rsidR="005B42CB">
        <w:rPr>
          <w:rFonts w:ascii="Times New Roman" w:eastAsia="Times New Roman" w:hAnsi="Times New Roman" w:cs="Times New Roman"/>
          <w:sz w:val="24"/>
          <w:szCs w:val="24"/>
        </w:rPr>
        <w:t>behaviour</w:t>
      </w:r>
      <w:r>
        <w:rPr>
          <w:rFonts w:ascii="Times New Roman" w:eastAsia="Times New Roman" w:hAnsi="Times New Roman" w:cs="Times New Roman"/>
          <w:sz w:val="24"/>
          <w:szCs w:val="24"/>
        </w:rPr>
        <w:t xml:space="preserve"> for the good of society at large as well as for the profit of individuals (USAID, 2013). International </w:t>
      </w:r>
      <w:r w:rsidR="005B42CB">
        <w:rPr>
          <w:rFonts w:ascii="Times New Roman" w:eastAsia="Times New Roman" w:hAnsi="Times New Roman" w:cs="Times New Roman"/>
          <w:sz w:val="24"/>
          <w:szCs w:val="24"/>
        </w:rPr>
        <w:t>organisations</w:t>
      </w:r>
      <w:r>
        <w:rPr>
          <w:rFonts w:ascii="Times New Roman" w:eastAsia="Times New Roman" w:hAnsi="Times New Roman" w:cs="Times New Roman"/>
          <w:sz w:val="24"/>
          <w:szCs w:val="24"/>
        </w:rPr>
        <w:t xml:space="preserve"> frequently operate social marketing programs that lower the cost of contraceptives and make them available through private sector outlets (Cleland et al., 2006). Studies have shown that social marketing programs effectively improve clients’ knowledge of contraceptive methods and access to them (Sweat et al., 2012). Overall, what becomes clear is that effective communication will have a positive impact on health care. It ensures that people are better educated on matters dealing with health, enabling them to be proactive in managing their health. With effective communication, patients can properly understand public health information.</w:t>
      </w:r>
    </w:p>
    <w:p w14:paraId="000000C0" w14:textId="12219855" w:rsidR="001D1787" w:rsidRDefault="00AA2F10" w:rsidP="00C760B5">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More so, communication can help build trust between different stakeholders, and this makes it easy for the audience to adhere to given recommendations. However, it is imperative to point out that health information and messages can be very complex and, thus, hard to comprehend and use. Healthcare providers are encouraged to </w:t>
      </w:r>
      <w:r w:rsidR="005B42CB">
        <w:rPr>
          <w:rFonts w:ascii="Times New Roman" w:eastAsia="Times New Roman" w:hAnsi="Times New Roman" w:cs="Times New Roman"/>
          <w:sz w:val="24"/>
          <w:szCs w:val="24"/>
        </w:rPr>
        <w:t>utilise</w:t>
      </w:r>
      <w:r>
        <w:rPr>
          <w:rFonts w:ascii="Times New Roman" w:eastAsia="Times New Roman" w:hAnsi="Times New Roman" w:cs="Times New Roman"/>
          <w:sz w:val="24"/>
          <w:szCs w:val="24"/>
        </w:rPr>
        <w:t xml:space="preserve"> effective communication strategies to improve outcomes, especially for groups that may not speak English or have limited health literacy skills. In Kenya, people from rural and </w:t>
      </w:r>
      <w:r w:rsidR="005B42CB">
        <w:rPr>
          <w:rFonts w:ascii="Times New Roman" w:eastAsia="Times New Roman" w:hAnsi="Times New Roman" w:cs="Times New Roman"/>
          <w:sz w:val="24"/>
          <w:szCs w:val="24"/>
        </w:rPr>
        <w:t>marginalised</w:t>
      </w:r>
      <w:r>
        <w:rPr>
          <w:rFonts w:ascii="Times New Roman" w:eastAsia="Times New Roman" w:hAnsi="Times New Roman" w:cs="Times New Roman"/>
          <w:sz w:val="24"/>
          <w:szCs w:val="24"/>
        </w:rPr>
        <w:t xml:space="preserve"> communities have low literacy rates and limited health literacy skills. Therefore, they may not properly understand healthcare messages. This is important in the context of FP</w:t>
      </w:r>
      <w:r w:rsidR="00483B25">
        <w:rPr>
          <w:rFonts w:ascii="Times New Roman" w:eastAsia="Times New Roman" w:hAnsi="Times New Roman" w:cs="Times New Roman"/>
          <w:sz w:val="24"/>
          <w:szCs w:val="24"/>
        </w:rPr>
        <w:t>, where there are many myths about modern contraceptive methods, which,</w:t>
      </w:r>
      <w:r>
        <w:rPr>
          <w:rFonts w:ascii="Times New Roman" w:eastAsia="Times New Roman" w:hAnsi="Times New Roman" w:cs="Times New Roman"/>
          <w:sz w:val="24"/>
          <w:szCs w:val="24"/>
        </w:rPr>
        <w:t xml:space="preserve"> if not dispelled, can negatively affect the uptake of FP methods. Schiavo (2016) calls for the need to have community-based communication where the community owns and participates in social and health issues. Herein, communication is focused on local contexts so that it addresses the locally situated nature of health matters.</w:t>
      </w:r>
    </w:p>
    <w:p w14:paraId="000000C1" w14:textId="7220439D" w:rsidR="001D1787" w:rsidRDefault="00AA2F10" w:rsidP="00C760B5">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Vogel, Meyer</w:t>
      </w:r>
      <w:r w:rsidR="00483B25">
        <w:rPr>
          <w:rFonts w:ascii="Times New Roman" w:eastAsia="Times New Roman" w:hAnsi="Times New Roman" w:cs="Times New Roman"/>
          <w:sz w:val="24"/>
          <w:szCs w:val="24"/>
        </w:rPr>
        <w:t>, and</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Harendza</w:t>
      </w:r>
      <w:proofErr w:type="spellEnd"/>
      <w:r>
        <w:rPr>
          <w:rFonts w:ascii="Times New Roman" w:eastAsia="Times New Roman" w:hAnsi="Times New Roman" w:cs="Times New Roman"/>
          <w:sz w:val="24"/>
          <w:szCs w:val="24"/>
        </w:rPr>
        <w:t xml:space="preserve"> (2018) define effective communication as a process of clearly and concisely communicating a message so that the receiver has the intended meaning. Both </w:t>
      </w:r>
      <w:r>
        <w:rPr>
          <w:rFonts w:ascii="Times New Roman" w:eastAsia="Times New Roman" w:hAnsi="Times New Roman" w:cs="Times New Roman"/>
          <w:sz w:val="24"/>
          <w:szCs w:val="24"/>
        </w:rPr>
        <w:lastRenderedPageBreak/>
        <w:t xml:space="preserve">verbal and nonverbal communication are components of communication (Walker &amp; Trimboli, 1989). Words are used in spoken communication. It's what people </w:t>
      </w:r>
      <w:proofErr w:type="spellStart"/>
      <w:r>
        <w:rPr>
          <w:rFonts w:ascii="Times New Roman" w:eastAsia="Times New Roman" w:hAnsi="Times New Roman" w:cs="Times New Roman"/>
          <w:sz w:val="24"/>
          <w:szCs w:val="24"/>
        </w:rPr>
        <w:t>hear</w:t>
      </w:r>
      <w:proofErr w:type="spellEnd"/>
      <w:r>
        <w:rPr>
          <w:rFonts w:ascii="Times New Roman" w:eastAsia="Times New Roman" w:hAnsi="Times New Roman" w:cs="Times New Roman"/>
          <w:sz w:val="24"/>
          <w:szCs w:val="24"/>
        </w:rPr>
        <w:t xml:space="preserve"> and say. Words are only one aspect of nonverbal communication; other factors include body language, eye contact, gestures, and much more. It's what people feel and see. Healthcare professionals are urged to use active listening techniques when speaking with patients, which entail paying close attention to what the patient is saying and looking for nonverbal cues. Consequently, both verbal and nonverbal communication are necessary for active listening (Walker &amp; Trimboli, 1989). </w:t>
      </w:r>
      <w:r w:rsidR="00483B25">
        <w:rPr>
          <w:rFonts w:ascii="Times New Roman" w:eastAsia="Times New Roman" w:hAnsi="Times New Roman" w:cs="Times New Roman"/>
          <w:sz w:val="24"/>
          <w:szCs w:val="24"/>
        </w:rPr>
        <w:t>For</w:t>
      </w:r>
      <w:r>
        <w:rPr>
          <w:rFonts w:ascii="Times New Roman" w:eastAsia="Times New Roman" w:hAnsi="Times New Roman" w:cs="Times New Roman"/>
          <w:sz w:val="24"/>
          <w:szCs w:val="24"/>
        </w:rPr>
        <w:t xml:space="preserve"> patients and healthcare professionals to cooperate and accept FP signals, nonverbal communication skills can help foster trust. Cultural communication is taken into account, and straightforward language is used. (Vogel, Meyer &amp; </w:t>
      </w:r>
      <w:proofErr w:type="spellStart"/>
      <w:r>
        <w:rPr>
          <w:rFonts w:ascii="Times New Roman" w:eastAsia="Times New Roman" w:hAnsi="Times New Roman" w:cs="Times New Roman"/>
          <w:sz w:val="24"/>
          <w:szCs w:val="24"/>
        </w:rPr>
        <w:t>Harendza</w:t>
      </w:r>
      <w:proofErr w:type="spellEnd"/>
      <w:r>
        <w:rPr>
          <w:rFonts w:ascii="Times New Roman" w:eastAsia="Times New Roman" w:hAnsi="Times New Roman" w:cs="Times New Roman"/>
          <w:sz w:val="24"/>
          <w:szCs w:val="24"/>
        </w:rPr>
        <w:t xml:space="preserve">, 2018). When clients fail to understand the providers’ messages, they may not use the FP methods </w:t>
      </w:r>
      <w:r w:rsidR="00483B25">
        <w:rPr>
          <w:rFonts w:ascii="Times New Roman" w:eastAsia="Times New Roman" w:hAnsi="Times New Roman" w:cs="Times New Roman"/>
          <w:sz w:val="24"/>
          <w:szCs w:val="24"/>
        </w:rPr>
        <w:t>correctly or</w:t>
      </w:r>
      <w:r>
        <w:rPr>
          <w:rFonts w:ascii="Times New Roman" w:eastAsia="Times New Roman" w:hAnsi="Times New Roman" w:cs="Times New Roman"/>
          <w:sz w:val="24"/>
          <w:szCs w:val="24"/>
        </w:rPr>
        <w:t xml:space="preserve"> may not understand possible side effects and what they are required to do. Therefore, FP communication should be more </w:t>
      </w:r>
      <w:r w:rsidR="005B42CB">
        <w:rPr>
          <w:rFonts w:ascii="Times New Roman" w:eastAsia="Times New Roman" w:hAnsi="Times New Roman" w:cs="Times New Roman"/>
          <w:sz w:val="24"/>
          <w:szCs w:val="24"/>
        </w:rPr>
        <w:t>client-centred than provider-centred</w:t>
      </w:r>
      <w:r>
        <w:rPr>
          <w:rFonts w:ascii="Times New Roman" w:eastAsia="Times New Roman" w:hAnsi="Times New Roman" w:cs="Times New Roman"/>
          <w:sz w:val="24"/>
          <w:szCs w:val="24"/>
        </w:rPr>
        <w:t xml:space="preserve">. Verbal and nonverbal communication, but particularly active listening and </w:t>
      </w:r>
      <w:r w:rsidR="005B42CB">
        <w:rPr>
          <w:rFonts w:ascii="Times New Roman" w:eastAsia="Times New Roman" w:hAnsi="Times New Roman" w:cs="Times New Roman"/>
          <w:sz w:val="24"/>
          <w:szCs w:val="24"/>
        </w:rPr>
        <w:t>client-centred</w:t>
      </w:r>
      <w:r>
        <w:rPr>
          <w:rFonts w:ascii="Times New Roman" w:eastAsia="Times New Roman" w:hAnsi="Times New Roman" w:cs="Times New Roman"/>
          <w:sz w:val="24"/>
          <w:szCs w:val="24"/>
        </w:rPr>
        <w:t xml:space="preserve"> communication styles, are aspects of effective communication that are taken into account in this study.</w:t>
      </w:r>
    </w:p>
    <w:p w14:paraId="000000C2" w14:textId="06F129B7" w:rsidR="001D1787" w:rsidRDefault="00AA2F10" w:rsidP="00C760B5">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Kenya and throughout Africa, family planning (FP) services have been available for many years (Patrick, 2013). In 2017, the Kenyan government committed to supporting high-quality, voluntary FP since it may both promote development and slow down the country's fast population increase. Numerous FP programs and initiatives are in place with the aim of reducing teenage pregnancies among adolescent women (those aged 15 to 19), increasing the prevalence rate of modern contraceptives, and increasing the prevalence rate of contraceptive methods among adolescent women. However, unmet FP needs remain high. The progress towards achieving higher FP uptake is slow, something that has been attributed to many factors, such as the health system, personal factors, and socio-cultural factors (Patrick, 2013). Unfortunately, women in rural areas and </w:t>
      </w:r>
      <w:r w:rsidR="005B42CB">
        <w:rPr>
          <w:rFonts w:ascii="Times New Roman" w:eastAsia="Times New Roman" w:hAnsi="Times New Roman" w:cs="Times New Roman"/>
          <w:sz w:val="24"/>
          <w:szCs w:val="24"/>
        </w:rPr>
        <w:t>marginalised</w:t>
      </w:r>
      <w:r>
        <w:rPr>
          <w:rFonts w:ascii="Times New Roman" w:eastAsia="Times New Roman" w:hAnsi="Times New Roman" w:cs="Times New Roman"/>
          <w:sz w:val="24"/>
          <w:szCs w:val="24"/>
        </w:rPr>
        <w:t xml:space="preserve"> communities are the most left behind </w:t>
      </w:r>
      <w:r>
        <w:rPr>
          <w:rFonts w:ascii="Times New Roman" w:eastAsia="Times New Roman" w:hAnsi="Times New Roman" w:cs="Times New Roman"/>
          <w:sz w:val="24"/>
          <w:szCs w:val="24"/>
        </w:rPr>
        <w:lastRenderedPageBreak/>
        <w:t xml:space="preserve">when it comes to the impact of these programs. FP initiatives encounter understaffing, poor client handling at healthcare institutions, insufficient funding, and frequent stockouts of FP alternatives at the service delivery level. Significant obstacles to FP uptake at the community level include men's rejection, cultural and religious views, </w:t>
      </w:r>
      <w:r w:rsidR="005B42CB">
        <w:rPr>
          <w:rFonts w:ascii="Times New Roman" w:eastAsia="Times New Roman" w:hAnsi="Times New Roman" w:cs="Times New Roman"/>
          <w:sz w:val="24"/>
          <w:szCs w:val="24"/>
        </w:rPr>
        <w:t>rumours</w:t>
      </w:r>
      <w:r>
        <w:rPr>
          <w:rFonts w:ascii="Times New Roman" w:eastAsia="Times New Roman" w:hAnsi="Times New Roman" w:cs="Times New Roman"/>
          <w:sz w:val="24"/>
          <w:szCs w:val="24"/>
        </w:rPr>
        <w:t xml:space="preserve"> about the harmful side effects of contraceptives, and ignorance of the significance of FP.</w:t>
      </w:r>
    </w:p>
    <w:p w14:paraId="000000C3" w14:textId="2E496EEF" w:rsidR="001D1787" w:rsidRDefault="00AA2F10" w:rsidP="00C760B5">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Therefore, the goal of this study was to investigate the elements that affect efficient communication </w:t>
      </w:r>
      <w:r w:rsidR="00BF3783">
        <w:rPr>
          <w:rFonts w:ascii="Times New Roman" w:eastAsia="Times New Roman" w:hAnsi="Times New Roman" w:cs="Times New Roman"/>
          <w:sz w:val="24"/>
          <w:szCs w:val="24"/>
        </w:rPr>
        <w:t>to</w:t>
      </w:r>
      <w:r>
        <w:rPr>
          <w:rFonts w:ascii="Times New Roman" w:eastAsia="Times New Roman" w:hAnsi="Times New Roman" w:cs="Times New Roman"/>
          <w:sz w:val="24"/>
          <w:szCs w:val="24"/>
        </w:rPr>
        <w:t xml:space="preserve"> encourage FP adoption among </w:t>
      </w:r>
      <w:r w:rsidR="005B42CB">
        <w:rPr>
          <w:rFonts w:ascii="Times New Roman" w:eastAsia="Times New Roman" w:hAnsi="Times New Roman" w:cs="Times New Roman"/>
          <w:sz w:val="24"/>
          <w:szCs w:val="24"/>
        </w:rPr>
        <w:t>marginalised</w:t>
      </w:r>
      <w:r>
        <w:rPr>
          <w:rFonts w:ascii="Times New Roman" w:eastAsia="Times New Roman" w:hAnsi="Times New Roman" w:cs="Times New Roman"/>
          <w:sz w:val="24"/>
          <w:szCs w:val="24"/>
        </w:rPr>
        <w:t xml:space="preserve"> and rural women in Mandera County.</w:t>
      </w:r>
    </w:p>
    <w:p w14:paraId="000000C4" w14:textId="77777777" w:rsidR="001D1787" w:rsidRDefault="001D1787" w:rsidP="00C760B5">
      <w:pPr>
        <w:pStyle w:val="Heading2"/>
        <w:tabs>
          <w:tab w:val="right" w:pos="8326"/>
        </w:tabs>
        <w:spacing w:after="0"/>
        <w:ind w:left="220"/>
      </w:pPr>
      <w:hyperlink w:anchor="_heading=h.y6clkroj9quz">
        <w:bookmarkStart w:id="32" w:name="_Toc236420042"/>
        <w:r>
          <w:t>1.3 Problem</w:t>
        </w:r>
      </w:hyperlink>
      <w:r>
        <w:t xml:space="preserve"> Statement</w:t>
      </w:r>
      <w:bookmarkEnd w:id="32"/>
      <w:r>
        <w:t xml:space="preserve"> </w:t>
      </w:r>
    </w:p>
    <w:p w14:paraId="000000C5" w14:textId="21232F3A" w:rsidR="001D1787" w:rsidRDefault="00AA2F10" w:rsidP="00C760B5">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outcomes of FP initiatives will be below average if there is a communication breakdown between the audience and healthcare providers (Kim et al., 1999; Bauder et al., 2023). In contrast to 75% of Kenyan married women aged 15 to 49, the demand for FP addressed by contemporary means is just 4% in Mandera County, according to data from the Kenya National Bureau of Statistics (2022). Mandera County's 2% use of contemporary FP techniques compared to 57% nationwide (KNBS, 2022) indicates a low level of FP uptake. Poor communication contributes to lower uptake of FP (Patrick, 2012; Rimal et al., 2015). Examples of poor communication include messages that do not consider the target audience (for instance</w:t>
      </w:r>
      <w:r w:rsidR="00BF3783">
        <w:rPr>
          <w:rFonts w:ascii="Times New Roman" w:eastAsia="Times New Roman" w:hAnsi="Times New Roman" w:cs="Times New Roman"/>
          <w:sz w:val="24"/>
          <w:szCs w:val="24"/>
        </w:rPr>
        <w:t>, their culture), language barriers, poor quality of FP content, lack of feedback,</w:t>
      </w:r>
      <w:r>
        <w:rPr>
          <w:rFonts w:ascii="Times New Roman" w:eastAsia="Times New Roman" w:hAnsi="Times New Roman" w:cs="Times New Roman"/>
          <w:sz w:val="24"/>
          <w:szCs w:val="24"/>
        </w:rPr>
        <w:t xml:space="preserve"> and low frequency of messages (Bonaderi, 2014). Instead of using interpersonal communication, poorly delivered FP programs use English instead of local languages, do not give comprehensive information about FP and </w:t>
      </w:r>
      <w:r w:rsidR="00BF3783">
        <w:rPr>
          <w:rFonts w:ascii="Times New Roman" w:eastAsia="Times New Roman" w:hAnsi="Times New Roman" w:cs="Times New Roman"/>
          <w:sz w:val="24"/>
          <w:szCs w:val="24"/>
        </w:rPr>
        <w:t>its</w:t>
      </w:r>
      <w:r>
        <w:rPr>
          <w:rFonts w:ascii="Times New Roman" w:eastAsia="Times New Roman" w:hAnsi="Times New Roman" w:cs="Times New Roman"/>
          <w:sz w:val="24"/>
          <w:szCs w:val="24"/>
        </w:rPr>
        <w:t xml:space="preserve"> dangers (if any), and the FP messages are general – not well targeted and not conveyed regularly (Rimal et al., 2015).</w:t>
      </w:r>
    </w:p>
    <w:p w14:paraId="000000C6" w14:textId="07B2544F" w:rsidR="001D1787" w:rsidRDefault="00AA2F10" w:rsidP="00C760B5">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Bauder, </w:t>
      </w:r>
      <w:proofErr w:type="spellStart"/>
      <w:r>
        <w:rPr>
          <w:rFonts w:ascii="Times New Roman" w:eastAsia="Times New Roman" w:hAnsi="Times New Roman" w:cs="Times New Roman"/>
          <w:sz w:val="24"/>
          <w:szCs w:val="24"/>
        </w:rPr>
        <w:t>Giangobbe</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Asgary</w:t>
      </w:r>
      <w:proofErr w:type="spellEnd"/>
      <w:r>
        <w:rPr>
          <w:rFonts w:ascii="Times New Roman" w:eastAsia="Times New Roman" w:hAnsi="Times New Roman" w:cs="Times New Roman"/>
          <w:sz w:val="24"/>
          <w:szCs w:val="24"/>
        </w:rPr>
        <w:t xml:space="preserve"> (2023) list a number of gaps and obstacles to effective public health communication, including message characteristics, provider attitudes and perceptions, digital communication, mass and social media strategies, sociocultural contexts, response rates, </w:t>
      </w:r>
      <w:r>
        <w:rPr>
          <w:rFonts w:ascii="Times New Roman" w:eastAsia="Times New Roman" w:hAnsi="Times New Roman" w:cs="Times New Roman"/>
          <w:sz w:val="24"/>
          <w:szCs w:val="24"/>
        </w:rPr>
        <w:lastRenderedPageBreak/>
        <w:t xml:space="preserve">and information source characteristics. Misinformation, inconsistent </w:t>
      </w:r>
      <w:r w:rsidR="00BF3783">
        <w:rPr>
          <w:rFonts w:ascii="Times New Roman" w:eastAsia="Times New Roman" w:hAnsi="Times New Roman" w:cs="Times New Roman"/>
          <w:sz w:val="24"/>
          <w:szCs w:val="24"/>
        </w:rPr>
        <w:t>messages</w:t>
      </w:r>
      <w:r>
        <w:rPr>
          <w:rFonts w:ascii="Times New Roman" w:eastAsia="Times New Roman" w:hAnsi="Times New Roman" w:cs="Times New Roman"/>
          <w:sz w:val="24"/>
          <w:szCs w:val="24"/>
        </w:rPr>
        <w:t>, mistrust, and a lack of cooperation are the obstacles to effective communication, not a lack of knowledge. Information is increased by those who hold false assumptions about health information. There are</w:t>
      </w:r>
      <w:r w:rsidR="00BF3783">
        <w:rPr>
          <w:rFonts w:ascii="Times New Roman" w:eastAsia="Times New Roman" w:hAnsi="Times New Roman" w:cs="Times New Roman"/>
          <w:sz w:val="24"/>
          <w:szCs w:val="24"/>
        </w:rPr>
        <w:t xml:space="preserve"> a few</w:t>
      </w:r>
      <w:r>
        <w:rPr>
          <w:rFonts w:ascii="Times New Roman" w:eastAsia="Times New Roman" w:hAnsi="Times New Roman" w:cs="Times New Roman"/>
          <w:sz w:val="24"/>
          <w:szCs w:val="24"/>
        </w:rPr>
        <w:t xml:space="preserve"> studies that examine these issues in the Kenyan setting. Thus, this study seeks to fill this gap. </w:t>
      </w:r>
    </w:p>
    <w:p w14:paraId="000000C7" w14:textId="77777777" w:rsidR="001D1787" w:rsidRDefault="001D1787" w:rsidP="00C760B5">
      <w:pPr>
        <w:pStyle w:val="Heading2"/>
        <w:tabs>
          <w:tab w:val="right" w:pos="8326"/>
        </w:tabs>
        <w:spacing w:after="0"/>
        <w:ind w:left="220"/>
      </w:pPr>
      <w:hyperlink w:anchor="_heading=h.rlpedb4qr3z">
        <w:bookmarkStart w:id="33" w:name="_Toc236420043"/>
        <w:r>
          <w:t>1.4.2 Research Questions</w:t>
        </w:r>
        <w:bookmarkEnd w:id="33"/>
      </w:hyperlink>
    </w:p>
    <w:p w14:paraId="000000C8" w14:textId="7495C22D" w:rsidR="001D1787" w:rsidRDefault="00AA2F10" w:rsidP="00C760B5">
      <w:pPr>
        <w:numPr>
          <w:ilvl w:val="0"/>
          <w:numId w:val="5"/>
        </w:num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What communication elements affect rural and </w:t>
      </w:r>
      <w:r w:rsidR="005B42CB">
        <w:rPr>
          <w:rFonts w:ascii="Times New Roman" w:eastAsia="Times New Roman" w:hAnsi="Times New Roman" w:cs="Times New Roman"/>
          <w:sz w:val="24"/>
          <w:szCs w:val="24"/>
        </w:rPr>
        <w:t>marginalised</w:t>
      </w:r>
      <w:r>
        <w:rPr>
          <w:rFonts w:ascii="Times New Roman" w:eastAsia="Times New Roman" w:hAnsi="Times New Roman" w:cs="Times New Roman"/>
          <w:sz w:val="24"/>
          <w:szCs w:val="24"/>
        </w:rPr>
        <w:t xml:space="preserve"> women in Mandera County's adoption of family planning?</w:t>
      </w:r>
    </w:p>
    <w:p w14:paraId="000000C9" w14:textId="77777777" w:rsidR="001D1787" w:rsidRDefault="00AA2F10" w:rsidP="00C760B5">
      <w:pPr>
        <w:numPr>
          <w:ilvl w:val="0"/>
          <w:numId w:val="5"/>
        </w:num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What obstacles exist in these communities that prevent effective family planning communication?</w:t>
      </w:r>
    </w:p>
    <w:p w14:paraId="000000CA" w14:textId="77777777" w:rsidR="001D1787" w:rsidRDefault="00AA2F10" w:rsidP="00C760B5">
      <w:pPr>
        <w:numPr>
          <w:ilvl w:val="0"/>
          <w:numId w:val="5"/>
        </w:num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What effects do language, cultural sensitivity, information accessibility, stigma, community involvement, health literacy, service accessibility, privacy, secrecy, and male participation have on family planning choices?</w:t>
      </w:r>
    </w:p>
    <w:p w14:paraId="000000CB" w14:textId="77777777" w:rsidR="001D1787" w:rsidRDefault="001D1787" w:rsidP="00C760B5">
      <w:pPr>
        <w:pStyle w:val="Heading2"/>
        <w:tabs>
          <w:tab w:val="right" w:pos="8326"/>
        </w:tabs>
        <w:spacing w:after="0"/>
        <w:ind w:left="220"/>
      </w:pPr>
      <w:hyperlink w:anchor="_heading=h.lb780vln6xrl">
        <w:bookmarkStart w:id="34" w:name="_Toc236420044"/>
        <w:r>
          <w:t>1.4 Broad</w:t>
        </w:r>
      </w:hyperlink>
      <w:r>
        <w:t xml:space="preserve"> Objective</w:t>
      </w:r>
      <w:bookmarkEnd w:id="34"/>
      <w:r>
        <w:t xml:space="preserve"> </w:t>
      </w:r>
    </w:p>
    <w:p w14:paraId="000000CC" w14:textId="474257A8" w:rsidR="001D1787" w:rsidRDefault="00AA2F10" w:rsidP="00C760B5">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purpose of this study was to investigate </w:t>
      </w:r>
      <w:del w:id="35" w:author="Yego, Faith Hilda" w:date="2026-08-30T14:17:00Z" w16du:dateUtc="2026-08-30T11:17:00Z">
        <w:r w:rsidDel="004A155F">
          <w:rPr>
            <w:rFonts w:ascii="Times New Roman" w:eastAsia="Times New Roman" w:hAnsi="Times New Roman" w:cs="Times New Roman"/>
            <w:sz w:val="24"/>
            <w:szCs w:val="24"/>
          </w:rPr>
          <w:delText>the variables that</w:delText>
        </w:r>
      </w:del>
      <w:ins w:id="36" w:author="Yego, Faith Hilda" w:date="2026-08-30T14:17:00Z" w16du:dateUtc="2026-08-30T11:17:00Z">
        <w:r w:rsidR="004A155F">
          <w:rPr>
            <w:rFonts w:ascii="Times New Roman" w:eastAsia="Times New Roman" w:hAnsi="Times New Roman" w:cs="Times New Roman"/>
            <w:sz w:val="24"/>
            <w:szCs w:val="24"/>
          </w:rPr>
          <w:t>factors</w:t>
        </w:r>
      </w:ins>
      <w:r>
        <w:rPr>
          <w:rFonts w:ascii="Times New Roman" w:eastAsia="Times New Roman" w:hAnsi="Times New Roman" w:cs="Times New Roman"/>
          <w:sz w:val="24"/>
          <w:szCs w:val="24"/>
        </w:rPr>
        <w:t xml:space="preserve"> affect</w:t>
      </w:r>
      <w:ins w:id="37" w:author="Yego, Faith Hilda" w:date="2026-08-30T14:17:00Z" w16du:dateUtc="2026-08-30T11:17:00Z">
        <w:r w:rsidR="004A155F">
          <w:rPr>
            <w:rFonts w:ascii="Times New Roman" w:eastAsia="Times New Roman" w:hAnsi="Times New Roman" w:cs="Times New Roman"/>
            <w:sz w:val="24"/>
            <w:szCs w:val="24"/>
          </w:rPr>
          <w:t>ing</w:t>
        </w:r>
      </w:ins>
      <w:r>
        <w:rPr>
          <w:rFonts w:ascii="Times New Roman" w:eastAsia="Times New Roman" w:hAnsi="Times New Roman" w:cs="Times New Roman"/>
          <w:sz w:val="24"/>
          <w:szCs w:val="24"/>
        </w:rPr>
        <w:t xml:space="preserve"> eff</w:t>
      </w:r>
      <w:del w:id="38" w:author="Yego, Faith Hilda" w:date="2026-08-30T14:17:00Z" w16du:dateUtc="2026-08-30T11:17:00Z">
        <w:r w:rsidDel="004A155F">
          <w:rPr>
            <w:rFonts w:ascii="Times New Roman" w:eastAsia="Times New Roman" w:hAnsi="Times New Roman" w:cs="Times New Roman"/>
            <w:sz w:val="24"/>
            <w:szCs w:val="24"/>
          </w:rPr>
          <w:delText>icient</w:delText>
        </w:r>
      </w:del>
      <w:ins w:id="39" w:author="Yego, Faith Hilda" w:date="2026-08-30T14:17:00Z" w16du:dateUtc="2026-08-30T11:17:00Z">
        <w:r w:rsidR="004A155F">
          <w:rPr>
            <w:rFonts w:ascii="Times New Roman" w:eastAsia="Times New Roman" w:hAnsi="Times New Roman" w:cs="Times New Roman"/>
            <w:sz w:val="24"/>
            <w:szCs w:val="24"/>
          </w:rPr>
          <w:t>ective</w:t>
        </w:r>
      </w:ins>
      <w:r>
        <w:rPr>
          <w:rFonts w:ascii="Times New Roman" w:eastAsia="Times New Roman" w:hAnsi="Times New Roman" w:cs="Times New Roman"/>
          <w:sz w:val="24"/>
          <w:szCs w:val="24"/>
        </w:rPr>
        <w:t xml:space="preserve"> communication in encouraging FP adoption among </w:t>
      </w:r>
      <w:r w:rsidR="005B42CB">
        <w:rPr>
          <w:rFonts w:ascii="Times New Roman" w:eastAsia="Times New Roman" w:hAnsi="Times New Roman" w:cs="Times New Roman"/>
          <w:sz w:val="24"/>
          <w:szCs w:val="24"/>
        </w:rPr>
        <w:t>marginalised</w:t>
      </w:r>
      <w:r>
        <w:rPr>
          <w:rFonts w:ascii="Times New Roman" w:eastAsia="Times New Roman" w:hAnsi="Times New Roman" w:cs="Times New Roman"/>
          <w:sz w:val="24"/>
          <w:szCs w:val="24"/>
        </w:rPr>
        <w:t xml:space="preserve"> and rural women in Mandera County. </w:t>
      </w:r>
    </w:p>
    <w:p w14:paraId="000000CD" w14:textId="77777777" w:rsidR="001D1787" w:rsidRDefault="001D1787" w:rsidP="00C760B5">
      <w:pPr>
        <w:pStyle w:val="Heading2"/>
        <w:tabs>
          <w:tab w:val="right" w:pos="8326"/>
        </w:tabs>
        <w:spacing w:after="0"/>
        <w:ind w:left="220"/>
      </w:pPr>
      <w:hyperlink w:anchor="_heading=h.qqkliivaloke">
        <w:bookmarkStart w:id="40" w:name="_Toc236420045"/>
        <w:r>
          <w:t>1.4.1 Specific Objectives</w:t>
        </w:r>
        <w:bookmarkEnd w:id="40"/>
      </w:hyperlink>
    </w:p>
    <w:p w14:paraId="000000CE" w14:textId="77777777" w:rsidR="001D1787" w:rsidRDefault="00AA2F10" w:rsidP="00C760B5">
      <w:pPr>
        <w:numPr>
          <w:ilvl w:val="0"/>
          <w:numId w:val="4"/>
        </w:num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Identify barriers and challenges that hinder effective family planning communication in Mandera County.</w:t>
      </w:r>
    </w:p>
    <w:p w14:paraId="000000CF" w14:textId="2A61EFBF" w:rsidR="001D1787" w:rsidRDefault="00AA2F10" w:rsidP="00C760B5">
      <w:pPr>
        <w:numPr>
          <w:ilvl w:val="0"/>
          <w:numId w:val="4"/>
        </w:num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evaluate </w:t>
      </w:r>
      <w:del w:id="41" w:author="Yego, Faith Hilda" w:date="2026-08-30T14:17:00Z" w16du:dateUtc="2026-08-30T11:17:00Z">
        <w:r w:rsidDel="004A155F">
          <w:rPr>
            <w:rFonts w:ascii="Times New Roman" w:eastAsia="Times New Roman" w:hAnsi="Times New Roman" w:cs="Times New Roman"/>
            <w:sz w:val="24"/>
            <w:szCs w:val="24"/>
          </w:rPr>
          <w:delText xml:space="preserve">and measure </w:delText>
        </w:r>
      </w:del>
      <w:r>
        <w:rPr>
          <w:rFonts w:ascii="Times New Roman" w:eastAsia="Times New Roman" w:hAnsi="Times New Roman" w:cs="Times New Roman"/>
          <w:sz w:val="24"/>
          <w:szCs w:val="24"/>
        </w:rPr>
        <w:t xml:space="preserve">the effectiveness of specific communication strategies used by healthcare professionals in delivering FP programs to </w:t>
      </w:r>
      <w:r w:rsidR="005B42CB">
        <w:rPr>
          <w:rFonts w:ascii="Times New Roman" w:eastAsia="Times New Roman" w:hAnsi="Times New Roman" w:cs="Times New Roman"/>
          <w:sz w:val="24"/>
          <w:szCs w:val="24"/>
        </w:rPr>
        <w:t>marginalised</w:t>
      </w:r>
      <w:r>
        <w:rPr>
          <w:rFonts w:ascii="Times New Roman" w:eastAsia="Times New Roman" w:hAnsi="Times New Roman" w:cs="Times New Roman"/>
          <w:sz w:val="24"/>
          <w:szCs w:val="24"/>
        </w:rPr>
        <w:t xml:space="preserve"> and rural women in Mandera County.</w:t>
      </w:r>
    </w:p>
    <w:p w14:paraId="000000D0" w14:textId="71506A8A" w:rsidR="001D1787" w:rsidRDefault="005B42CB" w:rsidP="00C760B5">
      <w:pPr>
        <w:numPr>
          <w:ilvl w:val="0"/>
          <w:numId w:val="4"/>
        </w:num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Analyse the contextual factors (cultural, social, economic, and systemic) that </w:t>
      </w:r>
      <w:del w:id="42" w:author="Yego, Faith Hilda" w:date="2026-08-30T14:18:00Z" w16du:dateUtc="2026-08-30T11:18:00Z">
        <w:r w:rsidDel="004A155F">
          <w:rPr>
            <w:rFonts w:ascii="Times New Roman" w:eastAsia="Times New Roman" w:hAnsi="Times New Roman" w:cs="Times New Roman"/>
            <w:sz w:val="24"/>
            <w:szCs w:val="24"/>
          </w:rPr>
          <w:delText xml:space="preserve">influence </w:delText>
        </w:r>
      </w:del>
      <w:ins w:id="43" w:author="Yego, Faith Hilda" w:date="2026-08-30T14:18:00Z" w16du:dateUtc="2026-08-30T11:18:00Z">
        <w:r w:rsidR="004A155F">
          <w:rPr>
            <w:rFonts w:ascii="Times New Roman" w:eastAsia="Times New Roman" w:hAnsi="Times New Roman" w:cs="Times New Roman"/>
            <w:sz w:val="24"/>
            <w:szCs w:val="24"/>
          </w:rPr>
          <w:t>affect</w:t>
        </w:r>
        <w:r w:rsidR="004A155F">
          <w:rPr>
            <w:rFonts w:ascii="Times New Roman" w:eastAsia="Times New Roman" w:hAnsi="Times New Roman" w:cs="Times New Roman"/>
            <w:sz w:val="24"/>
            <w:szCs w:val="24"/>
          </w:rPr>
          <w:t xml:space="preserve"> </w:t>
        </w:r>
      </w:ins>
      <w:r>
        <w:rPr>
          <w:rFonts w:ascii="Times New Roman" w:eastAsia="Times New Roman" w:hAnsi="Times New Roman" w:cs="Times New Roman"/>
          <w:sz w:val="24"/>
          <w:szCs w:val="24"/>
        </w:rPr>
        <w:t>the delivery and reception of family planning information among marginalised and rural women in Mandera County.</w:t>
      </w:r>
    </w:p>
    <w:p w14:paraId="000000D1" w14:textId="77777777" w:rsidR="001D1787" w:rsidRDefault="001D1787" w:rsidP="00C760B5">
      <w:pPr>
        <w:pStyle w:val="Heading2"/>
        <w:tabs>
          <w:tab w:val="right" w:pos="8326"/>
        </w:tabs>
        <w:spacing w:after="0"/>
        <w:ind w:left="220"/>
      </w:pPr>
      <w:hyperlink w:anchor="_heading=h.jg2nlrf3mkt3">
        <w:bookmarkStart w:id="44" w:name="_Toc236420046"/>
        <w:r>
          <w:t>1.5 Significance of the Study</w:t>
        </w:r>
        <w:bookmarkEnd w:id="44"/>
      </w:hyperlink>
    </w:p>
    <w:p w14:paraId="000000D2" w14:textId="63658DFB" w:rsidR="001D1787" w:rsidRDefault="00AA2F10" w:rsidP="00C760B5">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order to create focused interventions and policies to address these issues, it is essential to comprehend the communication elements influencing the adoption of family planning among rural and </w:t>
      </w:r>
      <w:r w:rsidR="005B42CB">
        <w:rPr>
          <w:rFonts w:ascii="Times New Roman" w:eastAsia="Times New Roman" w:hAnsi="Times New Roman" w:cs="Times New Roman"/>
          <w:sz w:val="24"/>
          <w:szCs w:val="24"/>
        </w:rPr>
        <w:t>marginalised</w:t>
      </w:r>
      <w:r>
        <w:rPr>
          <w:rFonts w:ascii="Times New Roman" w:eastAsia="Times New Roman" w:hAnsi="Times New Roman" w:cs="Times New Roman"/>
          <w:sz w:val="24"/>
          <w:szCs w:val="24"/>
        </w:rPr>
        <w:t xml:space="preserve"> women in Mandera County. This study has the potential to guide the development of culturally aware and contextually appropriate methods targeted at enhancing family planning uptake and advancing maternal and child health outcomes in Mandera County by identifying the obstacles and enablers of effective communication.</w:t>
      </w:r>
    </w:p>
    <w:p w14:paraId="000000D3" w14:textId="77777777" w:rsidR="001D1787" w:rsidRDefault="001D1787" w:rsidP="00C760B5">
      <w:pPr>
        <w:pStyle w:val="Heading2"/>
        <w:tabs>
          <w:tab w:val="right" w:pos="8326"/>
        </w:tabs>
        <w:spacing w:after="0"/>
        <w:ind w:left="220"/>
      </w:pPr>
      <w:hyperlink w:anchor="_heading=h.y58bsk54g0lv">
        <w:bookmarkStart w:id="45" w:name="_Toc236420047"/>
        <w:r>
          <w:t>1.6 Scope of the Study</w:t>
        </w:r>
        <w:bookmarkEnd w:id="45"/>
      </w:hyperlink>
    </w:p>
    <w:p w14:paraId="000000D4" w14:textId="5B6988CA" w:rsidR="001D1787" w:rsidRDefault="00AA2F10" w:rsidP="00C760B5">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scope of this study was the experiences, attitudes</w:t>
      </w:r>
      <w:r w:rsidR="00BF3783">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and family planning practices of rural and </w:t>
      </w:r>
      <w:r w:rsidR="005B42CB">
        <w:rPr>
          <w:rFonts w:ascii="Times New Roman" w:eastAsia="Times New Roman" w:hAnsi="Times New Roman" w:cs="Times New Roman"/>
          <w:sz w:val="24"/>
          <w:szCs w:val="24"/>
        </w:rPr>
        <w:t>marginalised</w:t>
      </w:r>
      <w:r>
        <w:rPr>
          <w:rFonts w:ascii="Times New Roman" w:eastAsia="Times New Roman" w:hAnsi="Times New Roman" w:cs="Times New Roman"/>
          <w:sz w:val="24"/>
          <w:szCs w:val="24"/>
        </w:rPr>
        <w:t xml:space="preserve"> women in Mandera County. The study was conducted in Mandera County since the given sociocultural, economic, and infrastructure setting presents a specific set of </w:t>
      </w:r>
      <w:r w:rsidR="00BF3783">
        <w:rPr>
          <w:rFonts w:ascii="Times New Roman" w:eastAsia="Times New Roman" w:hAnsi="Times New Roman" w:cs="Times New Roman"/>
          <w:sz w:val="24"/>
          <w:szCs w:val="24"/>
        </w:rPr>
        <w:t xml:space="preserve">opportunities and constraints that were </w:t>
      </w:r>
      <w:r>
        <w:rPr>
          <w:rFonts w:ascii="Times New Roman" w:eastAsia="Times New Roman" w:hAnsi="Times New Roman" w:cs="Times New Roman"/>
          <w:sz w:val="24"/>
          <w:szCs w:val="24"/>
        </w:rPr>
        <w:t xml:space="preserve">used in the present research. The study focuses on three specific communication strategies: interpersonal communication among health workers and clients, the use of community peer-to-peer networks, and the health education resources (brochures and visual aids) in family planning </w:t>
      </w:r>
      <w:r w:rsidR="0051007B">
        <w:rPr>
          <w:rFonts w:ascii="Times New Roman" w:eastAsia="Times New Roman" w:hAnsi="Times New Roman" w:cs="Times New Roman"/>
          <w:sz w:val="24"/>
          <w:szCs w:val="24"/>
        </w:rPr>
        <w:t>counselling</w:t>
      </w:r>
      <w:r>
        <w:rPr>
          <w:rFonts w:ascii="Times New Roman" w:eastAsia="Times New Roman" w:hAnsi="Times New Roman" w:cs="Times New Roman"/>
          <w:sz w:val="24"/>
          <w:szCs w:val="24"/>
        </w:rPr>
        <w:t>. The study involves the study of the effectiveness of communication with reference to the current contraceptive means</w:t>
      </w:r>
      <w:r w:rsidR="00BF3783">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such as hormonal contraceptives (pills, injectables, implants), barrier contraception (condoms), and long-acting reversible contraceptives (IUDs). To achieve the above research objective, the study restricts its scope to the women of reproductive age (18-49 years) attending government health facilities in Mandera County </w:t>
      </w:r>
      <w:r w:rsidRPr="00BA6B4A">
        <w:rPr>
          <w:rFonts w:ascii="Times New Roman" w:eastAsia="Times New Roman" w:hAnsi="Times New Roman" w:cs="Times New Roman"/>
          <w:sz w:val="24"/>
          <w:szCs w:val="24"/>
        </w:rPr>
        <w:t>and using family planning services</w:t>
      </w:r>
      <w:r>
        <w:rPr>
          <w:rFonts w:ascii="Times New Roman" w:eastAsia="Times New Roman" w:hAnsi="Times New Roman" w:cs="Times New Roman"/>
          <w:sz w:val="24"/>
          <w:szCs w:val="24"/>
        </w:rPr>
        <w:t xml:space="preserve">. This scope allows effective comparison and evaluation of </w:t>
      </w:r>
      <w:r w:rsidR="00BF3783">
        <w:rPr>
          <w:rFonts w:ascii="Times New Roman" w:eastAsia="Times New Roman" w:hAnsi="Times New Roman" w:cs="Times New Roman"/>
          <w:sz w:val="24"/>
          <w:szCs w:val="24"/>
        </w:rPr>
        <w:t>the effectiveness of communication strategies in enhancing family planning knowledge, attitudes, and adoption among the target population and provides</w:t>
      </w:r>
      <w:r>
        <w:rPr>
          <w:rFonts w:ascii="Times New Roman" w:eastAsia="Times New Roman" w:hAnsi="Times New Roman" w:cs="Times New Roman"/>
          <w:sz w:val="24"/>
          <w:szCs w:val="24"/>
        </w:rPr>
        <w:t xml:space="preserve"> actionable findings for improving family planning service delivery in similar rural and </w:t>
      </w:r>
      <w:r w:rsidR="0051007B">
        <w:rPr>
          <w:rFonts w:ascii="Times New Roman" w:eastAsia="Times New Roman" w:hAnsi="Times New Roman" w:cs="Times New Roman"/>
          <w:sz w:val="24"/>
          <w:szCs w:val="24"/>
        </w:rPr>
        <w:t>marginalised</w:t>
      </w:r>
      <w:r>
        <w:rPr>
          <w:rFonts w:ascii="Times New Roman" w:eastAsia="Times New Roman" w:hAnsi="Times New Roman" w:cs="Times New Roman"/>
          <w:sz w:val="24"/>
          <w:szCs w:val="24"/>
        </w:rPr>
        <w:t xml:space="preserve"> communities.</w:t>
      </w:r>
    </w:p>
    <w:p w14:paraId="000000D5" w14:textId="77777777" w:rsidR="001D1787" w:rsidRDefault="001D1787" w:rsidP="00C760B5">
      <w:pPr>
        <w:pStyle w:val="Heading2"/>
        <w:tabs>
          <w:tab w:val="right" w:pos="8326"/>
        </w:tabs>
        <w:spacing w:after="0"/>
        <w:ind w:left="220"/>
      </w:pPr>
      <w:hyperlink w:anchor="_heading=h.9luv2m957hxv">
        <w:bookmarkStart w:id="46" w:name="_Toc236420048"/>
        <w:r>
          <w:t>1.8 Summary</w:t>
        </w:r>
        <w:bookmarkEnd w:id="46"/>
      </w:hyperlink>
    </w:p>
    <w:p w14:paraId="000000D6" w14:textId="5B118EE5" w:rsidR="001D1787" w:rsidRDefault="00AA2F10" w:rsidP="00C760B5">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 initial framework for examining the communication elements impacting rural and </w:t>
      </w:r>
      <w:r w:rsidR="0051007B">
        <w:rPr>
          <w:rFonts w:ascii="Times New Roman" w:eastAsia="Times New Roman" w:hAnsi="Times New Roman" w:cs="Times New Roman"/>
          <w:sz w:val="24"/>
          <w:szCs w:val="24"/>
        </w:rPr>
        <w:t>marginalised</w:t>
      </w:r>
      <w:r>
        <w:rPr>
          <w:rFonts w:ascii="Times New Roman" w:eastAsia="Times New Roman" w:hAnsi="Times New Roman" w:cs="Times New Roman"/>
          <w:sz w:val="24"/>
          <w:szCs w:val="24"/>
        </w:rPr>
        <w:t xml:space="preserve"> women in Mandera County's adoption of family planning is provided in Chapter One of the research proposal. It </w:t>
      </w:r>
      <w:r w:rsidR="0051007B">
        <w:rPr>
          <w:rFonts w:ascii="Times New Roman" w:eastAsia="Times New Roman" w:hAnsi="Times New Roman" w:cs="Times New Roman"/>
          <w:sz w:val="24"/>
          <w:szCs w:val="24"/>
        </w:rPr>
        <w:t>emphasises</w:t>
      </w:r>
      <w:r>
        <w:rPr>
          <w:rFonts w:ascii="Times New Roman" w:eastAsia="Times New Roman" w:hAnsi="Times New Roman" w:cs="Times New Roman"/>
          <w:sz w:val="24"/>
          <w:szCs w:val="24"/>
        </w:rPr>
        <w:t xml:space="preserve"> how crucial family planning is to advancing the health of mothers and children while pointing out that the region's low family planning adoption rate is a serious problem. The chapter describes the study's goals, stressing the importance of examining communication dynamics, identifying obstacles, and </w:t>
      </w:r>
      <w:r w:rsidR="0051007B">
        <w:rPr>
          <w:rFonts w:ascii="Times New Roman" w:eastAsia="Times New Roman" w:hAnsi="Times New Roman" w:cs="Times New Roman"/>
          <w:sz w:val="24"/>
          <w:szCs w:val="24"/>
        </w:rPr>
        <w:t>analysing</w:t>
      </w:r>
      <w:r>
        <w:rPr>
          <w:rFonts w:ascii="Times New Roman" w:eastAsia="Times New Roman" w:hAnsi="Times New Roman" w:cs="Times New Roman"/>
          <w:sz w:val="24"/>
          <w:szCs w:val="24"/>
        </w:rPr>
        <w:t xml:space="preserve"> the role played by a number of variables, including linguistic and cultural sensitivity. It also </w:t>
      </w:r>
      <w:r w:rsidR="0051007B">
        <w:rPr>
          <w:rFonts w:ascii="Times New Roman" w:eastAsia="Times New Roman" w:hAnsi="Times New Roman" w:cs="Times New Roman"/>
          <w:sz w:val="24"/>
          <w:szCs w:val="24"/>
        </w:rPr>
        <w:t>emphasises</w:t>
      </w:r>
      <w:r>
        <w:rPr>
          <w:rFonts w:ascii="Times New Roman" w:eastAsia="Times New Roman" w:hAnsi="Times New Roman" w:cs="Times New Roman"/>
          <w:sz w:val="24"/>
          <w:szCs w:val="24"/>
        </w:rPr>
        <w:t xml:space="preserve"> the study's importance in guiding focused actions and policies to enhance family planning adoption and advance health outcomes in Mandera County. Key words are clarified by operational definitions, and the study's scope is established, concentrating on rural and </w:t>
      </w:r>
      <w:r w:rsidR="0051007B">
        <w:rPr>
          <w:rFonts w:ascii="Times New Roman" w:eastAsia="Times New Roman" w:hAnsi="Times New Roman" w:cs="Times New Roman"/>
          <w:sz w:val="24"/>
          <w:szCs w:val="24"/>
        </w:rPr>
        <w:t>marginalised</w:t>
      </w:r>
      <w:r>
        <w:rPr>
          <w:rFonts w:ascii="Times New Roman" w:eastAsia="Times New Roman" w:hAnsi="Times New Roman" w:cs="Times New Roman"/>
          <w:sz w:val="24"/>
          <w:szCs w:val="24"/>
        </w:rPr>
        <w:t xml:space="preserve"> women within the county's sociocultural and infrastructure context.</w:t>
      </w:r>
    </w:p>
    <w:p w14:paraId="000000D7" w14:textId="77777777" w:rsidR="001D1787" w:rsidRDefault="00AA2F10" w:rsidP="00C760B5">
      <w:pPr>
        <w:spacing w:after="0" w:line="480" w:lineRule="auto"/>
        <w:jc w:val="both"/>
        <w:rPr>
          <w:rFonts w:ascii="Times New Roman" w:eastAsia="Times New Roman" w:hAnsi="Times New Roman" w:cs="Times New Roman"/>
          <w:sz w:val="24"/>
          <w:szCs w:val="24"/>
        </w:rPr>
      </w:pPr>
      <w:r>
        <w:br w:type="page"/>
      </w:r>
    </w:p>
    <w:p w14:paraId="000000D8" w14:textId="77777777" w:rsidR="001D1787" w:rsidRDefault="00AA2F10" w:rsidP="00C760B5">
      <w:pPr>
        <w:pStyle w:val="Heading1"/>
        <w:spacing w:before="0"/>
      </w:pPr>
      <w:bookmarkStart w:id="47" w:name="_Toc236420049"/>
      <w:r>
        <w:lastRenderedPageBreak/>
        <w:t>CHAPTER TWO</w:t>
      </w:r>
      <w:bookmarkEnd w:id="47"/>
    </w:p>
    <w:p w14:paraId="000000D9" w14:textId="77777777" w:rsidR="001D1787" w:rsidRDefault="00AA2F10" w:rsidP="00C760B5">
      <w:pPr>
        <w:pStyle w:val="Heading1"/>
        <w:spacing w:before="0"/>
      </w:pPr>
      <w:r>
        <w:t xml:space="preserve"> </w:t>
      </w:r>
      <w:bookmarkStart w:id="48" w:name="_Toc236420050"/>
      <w:r>
        <w:t>LITERATURE REVIEW</w:t>
      </w:r>
      <w:bookmarkEnd w:id="48"/>
    </w:p>
    <w:p w14:paraId="000000DA" w14:textId="77777777" w:rsidR="001D1787" w:rsidRDefault="00AA2F10" w:rsidP="00C760B5">
      <w:pPr>
        <w:pStyle w:val="Heading2"/>
        <w:spacing w:after="0"/>
        <w:ind w:left="720"/>
      </w:pPr>
      <w:bookmarkStart w:id="49" w:name="_Toc236420051"/>
      <w:r>
        <w:t>2</w:t>
      </w:r>
      <w:hyperlink w:anchor="_heading=h.avts01i73xwg">
        <w:r w:rsidR="001D1787">
          <w:t>.1 Introduction</w:t>
        </w:r>
        <w:bookmarkEnd w:id="49"/>
        <w:r w:rsidR="001D1787">
          <w:t xml:space="preserve">  </w:t>
        </w:r>
      </w:hyperlink>
    </w:p>
    <w:p w14:paraId="000000DB" w14:textId="77777777" w:rsidR="001D1787" w:rsidRDefault="00AA2F10" w:rsidP="00C760B5">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chapter on Literature Review examines scholarly research and theoretical frameworks that are pertinent to the study's focus on communication elements impacting rural and marginalised women in Mandera County's adoption of family planning. This chapter offers a thorough overview of family planning techniques, communication theories, and prior research done in comparable environments. It does this by drawing on a wide range of academic sources, such as peer-reviewed publications, reports, and other scholarly works. The chapter attempts set the foundation for the conceptual framework and research methodology of the study. The Literature Review chapter also highlights important theoretical ideas and empirical findings while placing the work within a larger body of knowledge.</w:t>
      </w:r>
    </w:p>
    <w:p w14:paraId="000000DC" w14:textId="77777777" w:rsidR="001D1787" w:rsidRDefault="00AA2F10" w:rsidP="00C760B5">
      <w:pPr>
        <w:pStyle w:val="Heading2"/>
        <w:spacing w:after="0"/>
        <w:ind w:left="720"/>
      </w:pPr>
      <w:bookmarkStart w:id="50" w:name="_Toc236420052"/>
      <w:r>
        <w:t>2</w:t>
      </w:r>
      <w:hyperlink w:anchor="_heading=h.cx4p8sc863ek">
        <w:r w:rsidR="001D1787">
          <w:t>.2 Theoretical Framework</w:t>
        </w:r>
        <w:bookmarkEnd w:id="50"/>
      </w:hyperlink>
    </w:p>
    <w:p w14:paraId="000000DD" w14:textId="77777777" w:rsidR="001D1787" w:rsidRDefault="00AA2F10" w:rsidP="00C760B5">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following theories underpin this study:</w:t>
      </w:r>
    </w:p>
    <w:p w14:paraId="000000DE" w14:textId="77777777" w:rsidR="001D1787" w:rsidRDefault="00AA2F10" w:rsidP="00C760B5">
      <w:pPr>
        <w:numPr>
          <w:ilvl w:val="0"/>
          <w:numId w:val="6"/>
        </w:numPr>
        <w:pBdr>
          <w:top w:val="nil"/>
          <w:left w:val="nil"/>
          <w:bottom w:val="nil"/>
          <w:right w:val="nil"/>
          <w:between w:val="nil"/>
        </w:pBdr>
        <w:spacing w:after="0" w:line="480" w:lineRule="auto"/>
        <w:rPr>
          <w:rFonts w:ascii="Times New Roman" w:eastAsia="Times New Roman" w:hAnsi="Times New Roman" w:cs="Times New Roman"/>
          <w:i/>
          <w:iCs/>
          <w:color w:val="000000"/>
          <w:sz w:val="24"/>
          <w:szCs w:val="24"/>
        </w:rPr>
      </w:pPr>
      <w:r>
        <w:rPr>
          <w:rFonts w:ascii="Times New Roman" w:eastAsia="Times New Roman" w:hAnsi="Times New Roman" w:cs="Times New Roman"/>
          <w:i/>
          <w:iCs/>
          <w:color w:val="000000"/>
          <w:sz w:val="24"/>
          <w:szCs w:val="24"/>
        </w:rPr>
        <w:t>Interpersonal Communication</w:t>
      </w:r>
    </w:p>
    <w:p w14:paraId="000000DF" w14:textId="1B284966" w:rsidR="001D1787" w:rsidRDefault="00AA2F10" w:rsidP="00C760B5">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Interpersonal communication as a theory houses many other theories that define how interpersonal communication occurs. Baxter &amp; Braithewaite (2008) define interpersonal communication as “the production and processing of verbal and nonverbal messages between individuals”. This study is about the concept of effective communication within the FP context, which involves both verbal and nonverbal messages. Baxter &amp; Braithwaite (2008) also outline three perspectives when it comes to studying interpersonal communication</w:t>
      </w:r>
      <w:r w:rsidR="0051007B">
        <w:rPr>
          <w:rFonts w:ascii="Times New Roman" w:eastAsia="Times New Roman" w:hAnsi="Times New Roman" w:cs="Times New Roman"/>
          <w:sz w:val="24"/>
          <w:szCs w:val="24"/>
        </w:rPr>
        <w:t>: (1) individually-centred, (2) interaction/discourse-centred</w:t>
      </w:r>
      <w:r>
        <w:rPr>
          <w:rFonts w:ascii="Times New Roman" w:eastAsia="Times New Roman" w:hAnsi="Times New Roman" w:cs="Times New Roman"/>
          <w:sz w:val="24"/>
          <w:szCs w:val="24"/>
        </w:rPr>
        <w:t xml:space="preserve">, and (3) relationship-centred. Miller &amp; Steinberg (1975) stated that the assumption behind interpersonal communication is that “when people communicate, they predict the outcomes of their communication behaviour (consciously or unconsciously)” (p. 75). They will make this prediction based on dispositional or situational </w:t>
      </w:r>
      <w:r>
        <w:rPr>
          <w:rFonts w:ascii="Times New Roman" w:eastAsia="Times New Roman" w:hAnsi="Times New Roman" w:cs="Times New Roman"/>
          <w:sz w:val="24"/>
          <w:szCs w:val="24"/>
        </w:rPr>
        <w:lastRenderedPageBreak/>
        <w:t>factors. Dispositional factors are a person’s past experiences and future expectations</w:t>
      </w:r>
      <w:r w:rsidR="0051007B">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while situational factors are the unchangeable features of the communication setting. Overall, intercultural communication is an important aspect </w:t>
      </w:r>
      <w:r w:rsidR="0051007B">
        <w:rPr>
          <w:rFonts w:ascii="Times New Roman" w:eastAsia="Times New Roman" w:hAnsi="Times New Roman" w:cs="Times New Roman"/>
          <w:sz w:val="24"/>
          <w:szCs w:val="24"/>
        </w:rPr>
        <w:t>of</w:t>
      </w:r>
      <w:r>
        <w:rPr>
          <w:rFonts w:ascii="Times New Roman" w:eastAsia="Times New Roman" w:hAnsi="Times New Roman" w:cs="Times New Roman"/>
          <w:sz w:val="24"/>
          <w:szCs w:val="24"/>
        </w:rPr>
        <w:t xml:space="preserve"> communication, which can determine the effectiveness of FP communication, messages, and programs as a whole. </w:t>
      </w:r>
    </w:p>
    <w:p w14:paraId="000000E0" w14:textId="77777777" w:rsidR="001D1787" w:rsidRDefault="00AA2F10" w:rsidP="00C760B5">
      <w:pPr>
        <w:numPr>
          <w:ilvl w:val="0"/>
          <w:numId w:val="6"/>
        </w:numPr>
        <w:pBdr>
          <w:top w:val="nil"/>
          <w:left w:val="nil"/>
          <w:bottom w:val="nil"/>
          <w:right w:val="nil"/>
          <w:between w:val="nil"/>
        </w:pBdr>
        <w:spacing w:after="0" w:line="480" w:lineRule="auto"/>
        <w:rPr>
          <w:rFonts w:ascii="Times New Roman" w:eastAsia="Times New Roman" w:hAnsi="Times New Roman" w:cs="Times New Roman"/>
          <w:i/>
          <w:iCs/>
          <w:color w:val="000000"/>
          <w:sz w:val="24"/>
          <w:szCs w:val="24"/>
        </w:rPr>
      </w:pPr>
      <w:r>
        <w:rPr>
          <w:rFonts w:ascii="Times New Roman" w:eastAsia="Times New Roman" w:hAnsi="Times New Roman" w:cs="Times New Roman"/>
          <w:i/>
          <w:iCs/>
          <w:color w:val="000000"/>
          <w:sz w:val="24"/>
          <w:szCs w:val="24"/>
        </w:rPr>
        <w:t>Media Richness Theory</w:t>
      </w:r>
    </w:p>
    <w:p w14:paraId="000000E1" w14:textId="1384B2B5" w:rsidR="001D1787" w:rsidRDefault="00AA2F10" w:rsidP="00C760B5">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theory was introduced by Daft &amp; Lengel (1984) to describe and evaluate effective communication mediums within the </w:t>
      </w:r>
      <w:r w:rsidR="0051007B">
        <w:rPr>
          <w:rFonts w:ascii="Times New Roman" w:eastAsia="Times New Roman" w:hAnsi="Times New Roman" w:cs="Times New Roman"/>
          <w:sz w:val="24"/>
          <w:szCs w:val="24"/>
        </w:rPr>
        <w:t>organisation</w:t>
      </w:r>
      <w:r>
        <w:rPr>
          <w:rFonts w:ascii="Times New Roman" w:eastAsia="Times New Roman" w:hAnsi="Times New Roman" w:cs="Times New Roman"/>
          <w:sz w:val="24"/>
          <w:szCs w:val="24"/>
        </w:rPr>
        <w:t xml:space="preserve">. Managers have used this theory to describe and explain communication challenges that </w:t>
      </w:r>
      <w:r w:rsidR="0051007B">
        <w:rPr>
          <w:rFonts w:ascii="Times New Roman" w:eastAsia="Times New Roman" w:hAnsi="Times New Roman" w:cs="Times New Roman"/>
          <w:sz w:val="24"/>
          <w:szCs w:val="24"/>
        </w:rPr>
        <w:t>organisations</w:t>
      </w:r>
      <w:r>
        <w:rPr>
          <w:rFonts w:ascii="Times New Roman" w:eastAsia="Times New Roman" w:hAnsi="Times New Roman" w:cs="Times New Roman"/>
          <w:sz w:val="24"/>
          <w:szCs w:val="24"/>
        </w:rPr>
        <w:t xml:space="preserve"> face. The information richness of the particular media platform or communication channel can be measured as high or low, depending on four items</w:t>
      </w:r>
      <w:r w:rsidR="0051007B">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(1) Immediacy (speed of feedback), (2) variety of channels (audio and visual) used, (3) the personal nature of the source, as well as, (4) the variety and richness of the language used. In simple terms, the ability of the media to transmit information depends on some factors (Sheer, 2020). The first is the capacity to incorporate personal focus. The media form that includes more emotions and feelings can get the message across. The second is the immediacy of feedback. The third is the conveyance of multiple cues</w:t>
      </w:r>
      <w:r w:rsidR="0051007B">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which can be auditory or visual. Fourth is the use of natural language or language symbols. Taking these into consideration</w:t>
      </w:r>
      <w:r w:rsidR="0051007B">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this theory can be used to explain why certain mass media forms are more effective in conveying FP messages compared to others. </w:t>
      </w:r>
    </w:p>
    <w:p w14:paraId="000000E2" w14:textId="77777777" w:rsidR="001D1787" w:rsidRDefault="00AA2F10" w:rsidP="00C760B5">
      <w:pPr>
        <w:numPr>
          <w:ilvl w:val="0"/>
          <w:numId w:val="6"/>
        </w:numPr>
        <w:pBdr>
          <w:top w:val="nil"/>
          <w:left w:val="nil"/>
          <w:bottom w:val="nil"/>
          <w:right w:val="nil"/>
          <w:between w:val="nil"/>
        </w:pBdr>
        <w:spacing w:after="0" w:line="480" w:lineRule="auto"/>
        <w:rPr>
          <w:rFonts w:ascii="Times New Roman" w:eastAsia="Times New Roman" w:hAnsi="Times New Roman" w:cs="Times New Roman"/>
          <w:i/>
          <w:iCs/>
          <w:color w:val="000000"/>
          <w:sz w:val="24"/>
          <w:szCs w:val="24"/>
        </w:rPr>
      </w:pPr>
      <w:r>
        <w:rPr>
          <w:rFonts w:ascii="Times New Roman" w:eastAsia="Times New Roman" w:hAnsi="Times New Roman" w:cs="Times New Roman"/>
          <w:i/>
          <w:iCs/>
          <w:color w:val="000000"/>
          <w:sz w:val="24"/>
          <w:szCs w:val="24"/>
        </w:rPr>
        <w:t>Theory of Reasoned Action</w:t>
      </w:r>
    </w:p>
    <w:p w14:paraId="000000E3" w14:textId="1216620D" w:rsidR="001D1787" w:rsidRDefault="00AA2F10" w:rsidP="00C760B5">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theory maintains that volition, as well as</w:t>
      </w:r>
      <w:r w:rsidR="0051007B">
        <w:rPr>
          <w:rFonts w:ascii="Times New Roman" w:eastAsia="Times New Roman" w:hAnsi="Times New Roman" w:cs="Times New Roman"/>
          <w:sz w:val="24"/>
          <w:szCs w:val="24"/>
        </w:rPr>
        <w:t xml:space="preserve"> intention, predicts</w:t>
      </w:r>
      <w:r>
        <w:rPr>
          <w:rFonts w:ascii="Times New Roman" w:eastAsia="Times New Roman" w:hAnsi="Times New Roman" w:cs="Times New Roman"/>
          <w:sz w:val="24"/>
          <w:szCs w:val="24"/>
        </w:rPr>
        <w:t xml:space="preserve"> behaviour. People will have a higher intention of performing a certain behaviour (motivation) if they positively evaluate the suggested behaviour (attitude) and if they think others want them to perform the behaviour (subjective norm) (Ng, 2020). This theory can explain why some women in Kenyan rural and marginalised communities do not follow through with FP after receiving FP messages. Their husbands also influence their decisions, as well as their motivation to do so. All in all, this </w:t>
      </w:r>
      <w:r>
        <w:rPr>
          <w:rFonts w:ascii="Times New Roman" w:eastAsia="Times New Roman" w:hAnsi="Times New Roman" w:cs="Times New Roman"/>
          <w:sz w:val="24"/>
          <w:szCs w:val="24"/>
        </w:rPr>
        <w:lastRenderedPageBreak/>
        <w:t>theory provides useful information that can predict health behaviours as well as for health promotion programs. Subjective norms can describe the health behaviours of not only members of the public but also health care providers and other stakeholders.</w:t>
      </w:r>
    </w:p>
    <w:p w14:paraId="000000E4" w14:textId="77777777" w:rsidR="001D1787" w:rsidRDefault="00AA2F10" w:rsidP="00C760B5">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Altogether, these theories will define every stage of the intervention process, catering to questions about the audience, the type of information required, and the best strategies with the greatest impact.</w:t>
      </w:r>
    </w:p>
    <w:p w14:paraId="000000E5" w14:textId="77777777" w:rsidR="001D1787" w:rsidRDefault="001D1787" w:rsidP="00C760B5">
      <w:pPr>
        <w:spacing w:after="0"/>
        <w:jc w:val="both"/>
        <w:rPr>
          <w:rFonts w:ascii="Times New Roman" w:eastAsia="Times New Roman" w:hAnsi="Times New Roman" w:cs="Times New Roman"/>
          <w:sz w:val="24"/>
          <w:szCs w:val="24"/>
        </w:rPr>
      </w:pPr>
    </w:p>
    <w:p w14:paraId="000000E6" w14:textId="77777777" w:rsidR="001D1787" w:rsidRDefault="00AA2F10" w:rsidP="00BF6D66">
      <w:pPr>
        <w:pStyle w:val="Heading2"/>
        <w:spacing w:after="0"/>
      </w:pPr>
      <w:bookmarkStart w:id="51" w:name="_Toc236420053"/>
      <w:r>
        <w:t>2</w:t>
      </w:r>
      <w:hyperlink w:anchor="_heading=h.y6clkroj9quz">
        <w:r w:rsidR="001D1787">
          <w:t>.3 General and Empirical Literature Review</w:t>
        </w:r>
        <w:bookmarkEnd w:id="51"/>
      </w:hyperlink>
    </w:p>
    <w:p w14:paraId="000000E7" w14:textId="37A965E4" w:rsidR="001D1787" w:rsidRPr="00BF6D66" w:rsidRDefault="00BF6D66" w:rsidP="00BF6D66">
      <w:pPr>
        <w:pStyle w:val="Heading3"/>
        <w:rPr>
          <w:b/>
          <w:bCs/>
        </w:rPr>
      </w:pPr>
      <w:bookmarkStart w:id="52" w:name="_Toc236420054"/>
      <w:r w:rsidRPr="00BF6D66">
        <w:rPr>
          <w:b/>
          <w:bCs/>
        </w:rPr>
        <w:t>2.3.1 The Global Context</w:t>
      </w:r>
      <w:bookmarkEnd w:id="52"/>
    </w:p>
    <w:p w14:paraId="000000E8" w14:textId="0F3DE07E" w:rsidR="001D1787" w:rsidRDefault="00AA2F10" w:rsidP="00C760B5">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Gupta, Jai</w:t>
      </w:r>
      <w:r w:rsidR="0051007B">
        <w:rPr>
          <w:rFonts w:ascii="Times New Roman" w:eastAsia="Times New Roman" w:hAnsi="Times New Roman" w:cs="Times New Roman"/>
          <w:sz w:val="24"/>
          <w:szCs w:val="24"/>
        </w:rPr>
        <w:t>, and Yadav (2021) recognise</w:t>
      </w:r>
      <w:r>
        <w:rPr>
          <w:rFonts w:ascii="Times New Roman" w:eastAsia="Times New Roman" w:hAnsi="Times New Roman" w:cs="Times New Roman"/>
          <w:sz w:val="24"/>
          <w:szCs w:val="24"/>
        </w:rPr>
        <w:t xml:space="preserve"> the significance of strategic communication in health and development, which can educate, inform, and influence the masses, thus addressing health and development issues. However, for many years, many national governments engaged in health awareness and health promotion activities that </w:t>
      </w:r>
      <w:r w:rsidR="0051007B">
        <w:rPr>
          <w:rFonts w:ascii="Times New Roman" w:eastAsia="Times New Roman" w:hAnsi="Times New Roman" w:cs="Times New Roman"/>
          <w:sz w:val="24"/>
          <w:szCs w:val="24"/>
        </w:rPr>
        <w:t>utilised</w:t>
      </w:r>
      <w:r>
        <w:rPr>
          <w:rFonts w:ascii="Times New Roman" w:eastAsia="Times New Roman" w:hAnsi="Times New Roman" w:cs="Times New Roman"/>
          <w:sz w:val="24"/>
          <w:szCs w:val="24"/>
        </w:rPr>
        <w:t xml:space="preserve"> information-based and mono-linear models. The outcome has been the use of mass media and mid-media tools that are not participatory or community-oriented. Luckily, research has shown that the members of the public are not passive recipients of information. As well, the use of mass media in itself cannot change the mindsets, perceptions, and behaviours of the audience, particularly when it comes to health and development. This explains the shift from Information, Education and Communication (IEC) to Behaviour Change Communication (BCC) to Social and Behaviour Change Communication (SBCC) to the more recent Risk Communication and Community Engagement (RCCE). When it comes to health and development initiatives such as FP, Gupta et al. (2021) call for the following considerations: </w:t>
      </w:r>
      <w:r w:rsidR="0051007B">
        <w:rPr>
          <w:rFonts w:ascii="Times New Roman" w:eastAsia="Times New Roman" w:hAnsi="Times New Roman" w:cs="Times New Roman"/>
          <w:sz w:val="24"/>
          <w:szCs w:val="24"/>
        </w:rPr>
        <w:t>Emphasise people’s engagement; have a proper understanding of behaviours and the different channels of communication; utilise</w:t>
      </w:r>
      <w:r>
        <w:rPr>
          <w:rFonts w:ascii="Times New Roman" w:eastAsia="Times New Roman" w:hAnsi="Times New Roman" w:cs="Times New Roman"/>
          <w:sz w:val="24"/>
          <w:szCs w:val="24"/>
        </w:rPr>
        <w:t xml:space="preserve"> community-driven approaches, develop effective communication tools; risk communication; </w:t>
      </w:r>
      <w:r>
        <w:rPr>
          <w:rFonts w:ascii="Times New Roman" w:eastAsia="Times New Roman" w:hAnsi="Times New Roman" w:cs="Times New Roman"/>
          <w:sz w:val="24"/>
          <w:szCs w:val="24"/>
        </w:rPr>
        <w:lastRenderedPageBreak/>
        <w:t>and the need for advocacy. All of these have an impact on strategic communication in health and development initiatives.</w:t>
      </w:r>
    </w:p>
    <w:p w14:paraId="000000E9" w14:textId="77480A66" w:rsidR="001D1787" w:rsidRDefault="00AA2F10" w:rsidP="00C760B5">
      <w:pPr>
        <w:spacing w:after="0" w:line="48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Malikhao</w:t>
      </w:r>
      <w:proofErr w:type="spellEnd"/>
      <w:r>
        <w:rPr>
          <w:rFonts w:ascii="Times New Roman" w:eastAsia="Times New Roman" w:hAnsi="Times New Roman" w:cs="Times New Roman"/>
          <w:sz w:val="24"/>
          <w:szCs w:val="24"/>
        </w:rPr>
        <w:t xml:space="preserve"> (2020) talks about sustainability in health communication. This requires the inclusion of stakeholders in the programs, promoting health education and information, raising awareness, promoting inclusion, promoting values, promoting the benefits, using non-violent and non-discriminatory ways, and using personal contacts. According to </w:t>
      </w:r>
      <w:proofErr w:type="spellStart"/>
      <w:r>
        <w:rPr>
          <w:rFonts w:ascii="Times New Roman" w:eastAsia="Times New Roman" w:hAnsi="Times New Roman" w:cs="Times New Roman"/>
          <w:sz w:val="24"/>
          <w:szCs w:val="24"/>
        </w:rPr>
        <w:t>Malikhao</w:t>
      </w:r>
      <w:proofErr w:type="spellEnd"/>
      <w:r>
        <w:rPr>
          <w:rFonts w:ascii="Times New Roman" w:eastAsia="Times New Roman" w:hAnsi="Times New Roman" w:cs="Times New Roman"/>
          <w:sz w:val="24"/>
          <w:szCs w:val="24"/>
        </w:rPr>
        <w:t xml:space="preserve"> (2020), health communication that advocates for sustainability should operate under the multiplicity paradigm so that the “health for all” status is achieved. Herein, health inequality will be reduced. For sustainability to be achieved, </w:t>
      </w:r>
      <w:proofErr w:type="spellStart"/>
      <w:r>
        <w:rPr>
          <w:rFonts w:ascii="Times New Roman" w:eastAsia="Times New Roman" w:hAnsi="Times New Roman" w:cs="Times New Roman"/>
          <w:sz w:val="24"/>
          <w:szCs w:val="24"/>
        </w:rPr>
        <w:t>Malikhao</w:t>
      </w:r>
      <w:proofErr w:type="spellEnd"/>
      <w:r>
        <w:rPr>
          <w:rFonts w:ascii="Times New Roman" w:eastAsia="Times New Roman" w:hAnsi="Times New Roman" w:cs="Times New Roman"/>
          <w:sz w:val="24"/>
          <w:szCs w:val="24"/>
        </w:rPr>
        <w:t xml:space="preserve"> (2020) recommends that health communicat</w:t>
      </w:r>
      <w:r w:rsidR="009E2DB8">
        <w:rPr>
          <w:rFonts w:ascii="Times New Roman" w:eastAsia="Times New Roman" w:hAnsi="Times New Roman" w:cs="Times New Roman"/>
          <w:sz w:val="24"/>
          <w:szCs w:val="24"/>
        </w:rPr>
        <w:t>ors</w:t>
      </w:r>
      <w:r>
        <w:rPr>
          <w:rFonts w:ascii="Times New Roman" w:eastAsia="Times New Roman" w:hAnsi="Times New Roman" w:cs="Times New Roman"/>
          <w:sz w:val="24"/>
          <w:szCs w:val="24"/>
        </w:rPr>
        <w:t xml:space="preserve"> have the necessary knowledge and skills about intercultural communication. First, they should understand both the personal and contextual ways of communication. In other words, they should differentiate between personal health behaviour and behaviours that emanate from social construction. Second, they should understand the similarities and differences between cultures. Different cultures have different ways </w:t>
      </w:r>
      <w:r w:rsidR="009E2DB8">
        <w:rPr>
          <w:rFonts w:ascii="Times New Roman" w:eastAsia="Times New Roman" w:hAnsi="Times New Roman" w:cs="Times New Roman"/>
          <w:sz w:val="24"/>
          <w:szCs w:val="24"/>
        </w:rPr>
        <w:t>of verbally or nonverbally communicating</w:t>
      </w:r>
      <w:r>
        <w:rPr>
          <w:rFonts w:ascii="Times New Roman" w:eastAsia="Times New Roman" w:hAnsi="Times New Roman" w:cs="Times New Roman"/>
          <w:sz w:val="24"/>
          <w:szCs w:val="24"/>
        </w:rPr>
        <w:t xml:space="preserve">. Third, they should understand the local cultural context where they are operating. It is better if they can speak the local language, understand that culture, and avoid cultural biases. Fourth, they should understand the opposite aspects of privilege and disadvantage in society. </w:t>
      </w:r>
      <w:r w:rsidR="009E2DB8">
        <w:rPr>
          <w:rFonts w:ascii="Times New Roman" w:eastAsia="Times New Roman" w:hAnsi="Times New Roman" w:cs="Times New Roman"/>
          <w:sz w:val="24"/>
          <w:szCs w:val="24"/>
        </w:rPr>
        <w:t>The privilege</w:t>
      </w:r>
      <w:r>
        <w:rPr>
          <w:rFonts w:ascii="Times New Roman" w:eastAsia="Times New Roman" w:hAnsi="Times New Roman" w:cs="Times New Roman"/>
          <w:sz w:val="24"/>
          <w:szCs w:val="24"/>
        </w:rPr>
        <w:t xml:space="preserve"> is that health communicators may connect with community leaders, but face resistance from other members of the community. F</w:t>
      </w:r>
      <w:r w:rsidR="009E2DB8">
        <w:rPr>
          <w:rFonts w:ascii="Times New Roman" w:eastAsia="Times New Roman" w:hAnsi="Times New Roman" w:cs="Times New Roman"/>
          <w:sz w:val="24"/>
          <w:szCs w:val="24"/>
        </w:rPr>
        <w:t>urthermore</w:t>
      </w:r>
      <w:r>
        <w:rPr>
          <w:rFonts w:ascii="Times New Roman" w:eastAsia="Times New Roman" w:hAnsi="Times New Roman" w:cs="Times New Roman"/>
          <w:sz w:val="24"/>
          <w:szCs w:val="24"/>
        </w:rPr>
        <w:t>, they should understand the history and the past. For instance, they should have a proper understanding of the individual, family, ethnic group, community, or country to plan.</w:t>
      </w:r>
    </w:p>
    <w:p w14:paraId="000000EA" w14:textId="653FDF13" w:rsidR="001D1787" w:rsidRDefault="00AA2F10" w:rsidP="00C760B5">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Hu et al. (2020) acknowledge that </w:t>
      </w:r>
      <w:r w:rsidR="009E2DB8">
        <w:rPr>
          <w:rFonts w:ascii="Times New Roman" w:eastAsia="Times New Roman" w:hAnsi="Times New Roman" w:cs="Times New Roman"/>
          <w:sz w:val="24"/>
          <w:szCs w:val="24"/>
        </w:rPr>
        <w:t>low- and middle-income</w:t>
      </w:r>
      <w:r>
        <w:rPr>
          <w:rFonts w:ascii="Times New Roman" w:eastAsia="Times New Roman" w:hAnsi="Times New Roman" w:cs="Times New Roman"/>
          <w:sz w:val="24"/>
          <w:szCs w:val="24"/>
        </w:rPr>
        <w:t xml:space="preserve"> countries struggle to increase the prevalence rates of contraceptive use. Yet, FP can promote the overall reproductive and sexual health of women, as well as help countries achieve the Sustainable Development Goals (SDGs) that relate to maternal health. The growing collaboration between global healthcare systems </w:t>
      </w:r>
      <w:r>
        <w:rPr>
          <w:rFonts w:ascii="Times New Roman" w:eastAsia="Times New Roman" w:hAnsi="Times New Roman" w:cs="Times New Roman"/>
          <w:sz w:val="24"/>
          <w:szCs w:val="24"/>
        </w:rPr>
        <w:lastRenderedPageBreak/>
        <w:t xml:space="preserve">and </w:t>
      </w:r>
      <w:r w:rsidR="009E2DB8">
        <w:rPr>
          <w:rFonts w:ascii="Times New Roman" w:eastAsia="Times New Roman" w:hAnsi="Times New Roman" w:cs="Times New Roman"/>
          <w:sz w:val="24"/>
          <w:szCs w:val="24"/>
        </w:rPr>
        <w:t>advancements</w:t>
      </w:r>
      <w:r>
        <w:rPr>
          <w:rFonts w:ascii="Times New Roman" w:eastAsia="Times New Roman" w:hAnsi="Times New Roman" w:cs="Times New Roman"/>
          <w:sz w:val="24"/>
          <w:szCs w:val="24"/>
        </w:rPr>
        <w:t xml:space="preserve"> in technology promise to help </w:t>
      </w:r>
      <w:r w:rsidR="009E2DB8">
        <w:rPr>
          <w:rFonts w:ascii="Times New Roman" w:eastAsia="Times New Roman" w:hAnsi="Times New Roman" w:cs="Times New Roman"/>
          <w:sz w:val="24"/>
          <w:szCs w:val="24"/>
        </w:rPr>
        <w:t xml:space="preserve">address </w:t>
      </w:r>
      <w:r>
        <w:rPr>
          <w:rFonts w:ascii="Times New Roman" w:eastAsia="Times New Roman" w:hAnsi="Times New Roman" w:cs="Times New Roman"/>
          <w:sz w:val="24"/>
          <w:szCs w:val="24"/>
        </w:rPr>
        <w:t xml:space="preserve">the infrastructural issues that hinder the uptake of FP services. For instance, the use of SMSs and telemedicine facilitates many services, </w:t>
      </w:r>
      <w:r w:rsidR="009E2DB8">
        <w:rPr>
          <w:rFonts w:ascii="Times New Roman" w:eastAsia="Times New Roman" w:hAnsi="Times New Roman" w:cs="Times New Roman"/>
          <w:sz w:val="24"/>
          <w:szCs w:val="24"/>
        </w:rPr>
        <w:t xml:space="preserve">such as </w:t>
      </w:r>
      <w:r>
        <w:rPr>
          <w:rFonts w:ascii="Times New Roman" w:eastAsia="Times New Roman" w:hAnsi="Times New Roman" w:cs="Times New Roman"/>
          <w:sz w:val="24"/>
          <w:szCs w:val="24"/>
        </w:rPr>
        <w:t>teaching about reproductive health. Many more people, especially among disadvantaged populations, continue to own mobile phones. Countries that have embraced the use of SMS-based FP interventions include the likes of Bangladesh, Bolivia, Cambodia, and Tajikistan. But does it enhance FP uptake? This is what Hu et al. (2020) seek to answer as they conducted a study using nationally representative data from Armenia, Angola, Burundi, Malawi, Haiti, Uganda, Tanzania, Zimbabwe, Ethiopia, Nepal, the Philippines, and Timor-Leste (East Timor). One of the findings was that the use of SMS-based communication in FP was low and varied among these countries. This suggested that the use of mHealth communication is untapped in improving reproductive health. The researchers also established that although the use of SMSs improves the use of facility delivery services, it did not improve the use of modern contraceptives. However, they make it clear that their evidence is not substantial enough to support the use of large-scale mobile phone-based programs. Therefore, this is an important area of study for the future</w:t>
      </w:r>
      <w:r w:rsidR="009E2DB8">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where the use of SMSs can be ingrained in the wider health service delivery models.</w:t>
      </w:r>
    </w:p>
    <w:p w14:paraId="000000EB" w14:textId="24DDDF1D" w:rsidR="001D1787" w:rsidRDefault="00AA2F10" w:rsidP="00C760B5">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 expected, mass media is an important partner in FP communication. Islam, Islam, &amp; </w:t>
      </w:r>
      <w:proofErr w:type="spellStart"/>
      <w:r>
        <w:rPr>
          <w:rFonts w:ascii="Times New Roman" w:eastAsia="Times New Roman" w:hAnsi="Times New Roman" w:cs="Times New Roman"/>
          <w:sz w:val="24"/>
          <w:szCs w:val="24"/>
        </w:rPr>
        <w:t>Banowary</w:t>
      </w:r>
      <w:proofErr w:type="spellEnd"/>
      <w:r>
        <w:rPr>
          <w:rFonts w:ascii="Times New Roman" w:eastAsia="Times New Roman" w:hAnsi="Times New Roman" w:cs="Times New Roman"/>
          <w:sz w:val="24"/>
          <w:szCs w:val="24"/>
        </w:rPr>
        <w:t xml:space="preserve"> (2008) evaluated the level of exposure to mass media FP messages among a Bangladeshi indigenous community known as the Garo. The sample comprised 223 married Garo women from two districts where they live predominantly. The finding was that television was the most important mass media platform that disseminated FP messages to the recipients compared to newspapers and radio. More than 80.6% of the sample reported hearing FP messages through the TV compared to 55.3% through radio and 22.7% through newspapers. Age, number of children, occupation, and level of education had significant effects on being exposed to FP messages through any media platform. In India, Rimal et al. (2015) conducted </w:t>
      </w:r>
      <w:r>
        <w:rPr>
          <w:rFonts w:ascii="Times New Roman" w:eastAsia="Times New Roman" w:hAnsi="Times New Roman" w:cs="Times New Roman"/>
          <w:sz w:val="24"/>
          <w:szCs w:val="24"/>
        </w:rPr>
        <w:lastRenderedPageBreak/>
        <w:t>a study to understand the role of interpersonal discussion and injunctive norms in the link between the use of modern contraceptives and descriptive norms among India’s poor. They used a sequential mixed-method design to explore the extent to which communication between spouses and normative considerations affect contraception use. They collected data about an intervention named the Urban Health Initiative (UHI)</w:t>
      </w:r>
      <w:r w:rsidR="009E2DB8">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rolled out in four cities across Uttar Pradesh, India – Aligarh, Agra, Allahabad, and Gorakhpur. The goal of UHI was to increase the use of and access to modern contraceptives, especially among the poor in urban areas. Quantitative data revealed that</w:t>
      </w:r>
      <w:r w:rsidR="009E2DB8">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although minimal, interpersonal discussions among couples correlate with modern FP use across all the parity groups. Qualitative data suggested that nuclear families have different dynamics compared to joint families. As well, newly married couples often seek children before they can seek FP services; they are more influenced by negative prejudices that surround delayed childbearing. Therefore, Rimal et al. (2015) concluded that interpersonal communication and spousal influence were key towards decision-making; the two moderated the influence of descriptive norms on behaviour</w:t>
      </w:r>
      <w:r w:rsidR="009E2DB8">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but their influence reduced with more time in the marriage. The researchers called for the incorporation of interpersonal communication, perspective, and community norms in FP programs.</w:t>
      </w:r>
    </w:p>
    <w:p w14:paraId="000000EC" w14:textId="77777777" w:rsidR="001D1787" w:rsidRDefault="00AA2F10" w:rsidP="00C760B5">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Sweat et al. (2012) is one of the few systematic review and meta-analysis studies that consider the impact of social marketing techniques on FP uptake. Their objective was to look into the relationship between social marketing programs that seek to promote the use of condoms and condom use among clients. The interventions comprised the development of local brand names of condoms and then marketing through promotional campaigns to increase sales. There were six studies from different parts of the world, all of them cross-sectional. The finding was that there was a positive, statistically significant impact of condom social marketing on increasing condom use. There were positive trends in all the studies. Therefore, </w:t>
      </w:r>
      <w:proofErr w:type="gramStart"/>
      <w:r>
        <w:rPr>
          <w:rFonts w:ascii="Times New Roman" w:eastAsia="Times New Roman" w:hAnsi="Times New Roman" w:cs="Times New Roman"/>
          <w:sz w:val="24"/>
          <w:szCs w:val="24"/>
        </w:rPr>
        <w:t>Sweat</w:t>
      </w:r>
      <w:proofErr w:type="gramEnd"/>
      <w:r>
        <w:rPr>
          <w:rFonts w:ascii="Times New Roman" w:eastAsia="Times New Roman" w:hAnsi="Times New Roman" w:cs="Times New Roman"/>
          <w:sz w:val="24"/>
          <w:szCs w:val="24"/>
        </w:rPr>
        <w:t xml:space="preserve"> et al. (2012) concluded that the cumulative effectiveness of social marketing over many years could be huge.  </w:t>
      </w:r>
    </w:p>
    <w:p w14:paraId="000000ED" w14:textId="103134E0" w:rsidR="001D1787" w:rsidRPr="00BF6D66" w:rsidRDefault="00BF6D66" w:rsidP="00BF6D66">
      <w:pPr>
        <w:pStyle w:val="Heading3"/>
        <w:rPr>
          <w:b/>
          <w:bCs/>
        </w:rPr>
      </w:pPr>
      <w:bookmarkStart w:id="53" w:name="_Toc236420055"/>
      <w:r w:rsidRPr="00BF6D66">
        <w:rPr>
          <w:b/>
          <w:bCs/>
        </w:rPr>
        <w:lastRenderedPageBreak/>
        <w:t xml:space="preserve">2.3.2 </w:t>
      </w:r>
      <w:commentRangeStart w:id="54"/>
      <w:r w:rsidRPr="00BF6D66">
        <w:rPr>
          <w:b/>
          <w:bCs/>
        </w:rPr>
        <w:t>The Regional Context</w:t>
      </w:r>
      <w:bookmarkEnd w:id="53"/>
      <w:commentRangeEnd w:id="54"/>
      <w:r w:rsidR="004A155F">
        <w:rPr>
          <w:rStyle w:val="CommentReference"/>
          <w:rFonts w:ascii="Calibri" w:eastAsia="Calibri" w:hAnsi="Calibri" w:cs="Calibri"/>
          <w:color w:val="auto"/>
        </w:rPr>
        <w:commentReference w:id="54"/>
      </w:r>
    </w:p>
    <w:p w14:paraId="000000EE" w14:textId="77777777" w:rsidR="001D1787" w:rsidRDefault="00AA2F10" w:rsidP="00C760B5">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 FP program dubbed the Nigerian Urban Reproductive Health Initiative (NURHI) was rolled out for six years (between 2009 and 2015) in four Nigerian cities, which applied communication theories (Krenn et al., 2014). An example is Ideation Theory, which posits that the use of contraceptives is influenced by people’s beliefs, feelings, and ideas; therefore, changing their behaviour requires that one changes these ideational factors. After three years of the initiative, researchers saw an increase in the use of modern contraceptives in each city by 2.3%-15.5%. These increases were predicted by the level of exposure to NURHI activities. The more NURHI activities women were exposed to, the higher their contraceptive use. Contraceptive use among women who were highly exposed to NURHI activities was at 43.4% compared to 19.1% among those who were not exposed to the program’s activities. The highest increase was noted among the poor by a margin of 8.4%. Intention to use FP in the next year also increased by 7.5%-10.2% across the four cities. Given these findings, Krenn et al. (2014) acknowledged the importance of using appropriate communication theories that changed the behaviours of the client.</w:t>
      </w:r>
    </w:p>
    <w:p w14:paraId="000000EF" w14:textId="5834A87F" w:rsidR="001D1787" w:rsidRDefault="00AA2F10" w:rsidP="00C760B5">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Tilahun et.al. (2015) speak about a quasi-experimental study of an education intervention in Jimma Zone, southwest Ethiopia</w:t>
      </w:r>
      <w:r w:rsidR="00FE2BCB">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involving 811 married couples. The study comprised a control and </w:t>
      </w:r>
      <w:r w:rsidR="00FE2BCB">
        <w:rPr>
          <w:rFonts w:ascii="Times New Roman" w:eastAsia="Times New Roman" w:hAnsi="Times New Roman" w:cs="Times New Roman"/>
          <w:sz w:val="24"/>
          <w:szCs w:val="24"/>
        </w:rPr>
        <w:t xml:space="preserve">an </w:t>
      </w:r>
      <w:r>
        <w:rPr>
          <w:rFonts w:ascii="Times New Roman" w:eastAsia="Times New Roman" w:hAnsi="Times New Roman" w:cs="Times New Roman"/>
          <w:sz w:val="24"/>
          <w:szCs w:val="24"/>
        </w:rPr>
        <w:t>intervention group surveyed before and after the intervention. As for the intervention, it was FP education given to men and women at the household level and community gatherings every month. Families in the control group were given routine health care services but not particular intervention activities. However, the baseline use of contraceptives was the same for both control and intervention households. The finding was that men in the intervention group were more willing to be involved in FP compared to their counterparts in the control group (p &lt; 0.001). Also, differences between husband and wife in discussing FP issues were less in the control group. When it comes to using contraceptives</w:t>
      </w:r>
      <w:r w:rsidR="00FE2BCB">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the </w:t>
      </w:r>
      <w:r>
        <w:rPr>
          <w:rFonts w:ascii="Times New Roman" w:eastAsia="Times New Roman" w:hAnsi="Times New Roman" w:cs="Times New Roman"/>
          <w:sz w:val="24"/>
          <w:szCs w:val="24"/>
        </w:rPr>
        <w:lastRenderedPageBreak/>
        <w:t>researchers saw some behaviour change in the intervention group that were not using contraceptives at baseline. Given the findings, Tilahun et.al. (2015) concluded that FP education that involves both spouses and encourages spousal communication can improve contraceptive use among couples. Therefore, there is a benefit in male involvement when it comes to FP. Going into the future, the recommendation is to reinforce FP education in ways that build on existing FP service delivery.</w:t>
      </w:r>
    </w:p>
    <w:p w14:paraId="000000F0" w14:textId="7037173D" w:rsidR="001D1787" w:rsidRDefault="00AA2F10" w:rsidP="00C760B5">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study by Ahn et al. (2022) investigated the impact of radio communication on FP uptake in Ghana, Liberia and Senegal. Accordingly, radios in sub-Saharan Africa are widespread, non-discriminative, and effective for both urbanites and villagers. Local radio stations have the power to deliver recent and well-suited indigenous knowledge. More so, people can call the radio stations to express their views about a topic. Ahn et al. (2022) noted that Liberia had a nationwide FP campaign supported by the Liberian government and USAID. There were also educational posters – Baby by Choice, Family Planning is Good for Baby Ma! and Not by Chance slogan – were instrumental towards informing women about FP. Overall, Ahn et al. (2022) established that radio can be an important medium for FP information campaigns that would reach more target populations with unmet needs. Women in marginal communities are more likely to be illiterate and communicate using dialects; therefore, local radio stations can be used to listen to the interests and concerns of the women as far as FP is concerned, filter inaccurate information, and communicate easily. Ahn et al. (2022) concluded that knowledge and perception are very important in FP. Therefore, stakeholders should avail the necessary support and policies to ensure that couples make harmoni</w:t>
      </w:r>
      <w:r w:rsidR="00FE2BCB">
        <w:rPr>
          <w:rFonts w:ascii="Times New Roman" w:eastAsia="Times New Roman" w:hAnsi="Times New Roman" w:cs="Times New Roman"/>
          <w:sz w:val="24"/>
          <w:szCs w:val="24"/>
        </w:rPr>
        <w:t>s</w:t>
      </w:r>
      <w:r>
        <w:rPr>
          <w:rFonts w:ascii="Times New Roman" w:eastAsia="Times New Roman" w:hAnsi="Times New Roman" w:cs="Times New Roman"/>
          <w:sz w:val="24"/>
          <w:szCs w:val="24"/>
        </w:rPr>
        <w:t xml:space="preserve">ed FP decisions. Otherwise, radio has a very high dissemination and diffusion power in sub-Saharan Africa. They recommend it (radio) and other better delivery tools to ensure FP information reaches the target population. </w:t>
      </w:r>
    </w:p>
    <w:p w14:paraId="000000F1" w14:textId="353A14C2" w:rsidR="001D1787" w:rsidRPr="00BF6D66" w:rsidRDefault="00BF6D66" w:rsidP="00BF6D66">
      <w:pPr>
        <w:pStyle w:val="Heading3"/>
        <w:rPr>
          <w:b/>
          <w:bCs/>
        </w:rPr>
      </w:pPr>
      <w:bookmarkStart w:id="55" w:name="_Toc236420056"/>
      <w:r w:rsidRPr="00BF6D66">
        <w:rPr>
          <w:b/>
          <w:bCs/>
        </w:rPr>
        <w:lastRenderedPageBreak/>
        <w:t>2.3.3 The Local (Kenyan) Context</w:t>
      </w:r>
      <w:bookmarkEnd w:id="55"/>
    </w:p>
    <w:p w14:paraId="000000F2" w14:textId="7D1AAEDE" w:rsidR="001D1787" w:rsidRDefault="00AA2F10" w:rsidP="00C760B5">
      <w:pPr>
        <w:spacing w:after="0" w:line="48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Bonaderi</w:t>
      </w:r>
      <w:proofErr w:type="spellEnd"/>
      <w:r>
        <w:rPr>
          <w:rFonts w:ascii="Times New Roman" w:eastAsia="Times New Roman" w:hAnsi="Times New Roman" w:cs="Times New Roman"/>
          <w:sz w:val="24"/>
          <w:szCs w:val="24"/>
        </w:rPr>
        <w:t xml:space="preserve"> </w:t>
      </w:r>
      <w:r w:rsidRPr="004A155F">
        <w:rPr>
          <w:rFonts w:ascii="Times New Roman" w:eastAsia="Times New Roman" w:hAnsi="Times New Roman" w:cs="Times New Roman"/>
          <w:sz w:val="24"/>
          <w:szCs w:val="24"/>
          <w:highlight w:val="yellow"/>
          <w:rPrChange w:id="56" w:author="Yego, Faith Hilda" w:date="2026-08-30T14:19:00Z" w16du:dateUtc="2026-08-30T11:19:00Z">
            <w:rPr>
              <w:rFonts w:ascii="Times New Roman" w:eastAsia="Times New Roman" w:hAnsi="Times New Roman" w:cs="Times New Roman"/>
              <w:sz w:val="24"/>
              <w:szCs w:val="24"/>
            </w:rPr>
          </w:rPrChange>
        </w:rPr>
        <w:t>(2014)</w:t>
      </w:r>
      <w:r>
        <w:rPr>
          <w:rFonts w:ascii="Times New Roman" w:eastAsia="Times New Roman" w:hAnsi="Times New Roman" w:cs="Times New Roman"/>
          <w:sz w:val="24"/>
          <w:szCs w:val="24"/>
        </w:rPr>
        <w:t xml:space="preserve"> conducted a similar study in Kisii County, Kenya to understand how communication can influence the adoption of FP. He established that the Kenyan government has been using print media, broadcast media, and health workers to disseminate FP messages. However, there is a need to refine these messages taking into consideration the target audience, the quality of content, as well as the frequency of the messaging. Otherwise, women </w:t>
      </w:r>
      <w:r w:rsidR="00FE2BCB">
        <w:rPr>
          <w:rFonts w:ascii="Times New Roman" w:eastAsia="Times New Roman" w:hAnsi="Times New Roman" w:cs="Times New Roman"/>
          <w:sz w:val="24"/>
          <w:szCs w:val="24"/>
        </w:rPr>
        <w:t>of reproductive age in this county found the messages to be ineffective, in that they do</w:t>
      </w:r>
      <w:r>
        <w:rPr>
          <w:rFonts w:ascii="Times New Roman" w:eastAsia="Times New Roman" w:hAnsi="Times New Roman" w:cs="Times New Roman"/>
          <w:sz w:val="24"/>
          <w:szCs w:val="24"/>
        </w:rPr>
        <w:t xml:space="preserve"> not influence their adoption. They preferred interpersonal communication. Some of the problems they stated include language barriers and </w:t>
      </w:r>
      <w:r w:rsidR="00FE2BCB">
        <w:rPr>
          <w:rFonts w:ascii="Times New Roman" w:eastAsia="Times New Roman" w:hAnsi="Times New Roman" w:cs="Times New Roman"/>
          <w:sz w:val="24"/>
          <w:szCs w:val="24"/>
        </w:rPr>
        <w:t xml:space="preserve">a </w:t>
      </w:r>
      <w:r>
        <w:rPr>
          <w:rFonts w:ascii="Times New Roman" w:eastAsia="Times New Roman" w:hAnsi="Times New Roman" w:cs="Times New Roman"/>
          <w:sz w:val="24"/>
          <w:szCs w:val="24"/>
        </w:rPr>
        <w:t>lack of feedback. Many of the women stated that the FP messages were not clear</w:t>
      </w:r>
      <w:r w:rsidR="00FE2BCB">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and </w:t>
      </w:r>
      <w:r w:rsidR="00FE2BCB">
        <w:rPr>
          <w:rFonts w:ascii="Times New Roman" w:eastAsia="Times New Roman" w:hAnsi="Times New Roman" w:cs="Times New Roman"/>
          <w:sz w:val="24"/>
          <w:szCs w:val="24"/>
        </w:rPr>
        <w:t xml:space="preserve">were </w:t>
      </w:r>
      <w:r>
        <w:rPr>
          <w:rFonts w:ascii="Times New Roman" w:eastAsia="Times New Roman" w:hAnsi="Times New Roman" w:cs="Times New Roman"/>
          <w:sz w:val="24"/>
          <w:szCs w:val="24"/>
        </w:rPr>
        <w:t>often conveyed in English or Kiswahili. Illiterate women who did not understand either language could not comprehend the FP messages, therefore. The women also reported that the messages were not detailed enough</w:t>
      </w:r>
      <w:r w:rsidR="00FE2BCB">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for instance, they did not speak about the dangers (if any) of the different FP methods. The messages failed to give directions to where they could access the FP methods or the associated costs. </w:t>
      </w:r>
      <w:proofErr w:type="spellStart"/>
      <w:r>
        <w:rPr>
          <w:rFonts w:ascii="Times New Roman" w:eastAsia="Times New Roman" w:hAnsi="Times New Roman" w:cs="Times New Roman"/>
          <w:sz w:val="24"/>
          <w:szCs w:val="24"/>
        </w:rPr>
        <w:t>Bonaderi</w:t>
      </w:r>
      <w:proofErr w:type="spellEnd"/>
      <w:r>
        <w:rPr>
          <w:rFonts w:ascii="Times New Roman" w:eastAsia="Times New Roman" w:hAnsi="Times New Roman" w:cs="Times New Roman"/>
          <w:sz w:val="24"/>
          <w:szCs w:val="24"/>
        </w:rPr>
        <w:t xml:space="preserve"> (2014) also established that the FP messages were general</w:t>
      </w:r>
      <w:r w:rsidR="00FE2BCB">
        <w:rPr>
          <w:rFonts w:ascii="Times New Roman" w:eastAsia="Times New Roman" w:hAnsi="Times New Roman" w:cs="Times New Roman"/>
          <w:sz w:val="24"/>
          <w:szCs w:val="24"/>
        </w:rPr>
        <w:t>, not well-targeted,</w:t>
      </w:r>
      <w:r>
        <w:rPr>
          <w:rFonts w:ascii="Times New Roman" w:eastAsia="Times New Roman" w:hAnsi="Times New Roman" w:cs="Times New Roman"/>
          <w:sz w:val="24"/>
          <w:szCs w:val="24"/>
        </w:rPr>
        <w:t xml:space="preserve"> and not conveyed regularly. They used jargon and failed to understand that different age groups understand information differently. Therefore, the prevalent communication challenges faced included language barrier, lack of frequency, poor targeting, and lack of clarity in the messaging.</w:t>
      </w:r>
    </w:p>
    <w:p w14:paraId="000000F3" w14:textId="47F553B4" w:rsidR="001D1787" w:rsidRDefault="00AA2F10" w:rsidP="00C760B5">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Lasee &amp; Becker (1</w:t>
      </w:r>
      <w:r w:rsidRPr="004A155F">
        <w:rPr>
          <w:rFonts w:ascii="Times New Roman" w:eastAsia="Times New Roman" w:hAnsi="Times New Roman" w:cs="Times New Roman"/>
          <w:sz w:val="24"/>
          <w:szCs w:val="24"/>
          <w:highlight w:val="yellow"/>
          <w:rPrChange w:id="57" w:author="Yego, Faith Hilda" w:date="2026-08-30T14:19:00Z" w16du:dateUtc="2026-08-30T11:19:00Z">
            <w:rPr>
              <w:rFonts w:ascii="Times New Roman" w:eastAsia="Times New Roman" w:hAnsi="Times New Roman" w:cs="Times New Roman"/>
              <w:sz w:val="24"/>
              <w:szCs w:val="24"/>
            </w:rPr>
          </w:rPrChange>
        </w:rPr>
        <w:t>997</w:t>
      </w:r>
      <w:r>
        <w:rPr>
          <w:rFonts w:ascii="Times New Roman" w:eastAsia="Times New Roman" w:hAnsi="Times New Roman" w:cs="Times New Roman"/>
          <w:sz w:val="24"/>
          <w:szCs w:val="24"/>
        </w:rPr>
        <w:t>) sought to understand the dynamics of communication between husband and wife and the effect it has on FP decisions. One of the findings was that both knowledge of sources of FP and approval of FP were linked to contraceptive use. There were two communication variables considered</w:t>
      </w:r>
      <w:r w:rsidR="00FE2BCB">
        <w:rPr>
          <w:rFonts w:ascii="Times New Roman" w:eastAsia="Times New Roman" w:hAnsi="Times New Roman" w:cs="Times New Roman"/>
          <w:sz w:val="24"/>
          <w:szCs w:val="24"/>
        </w:rPr>
        <w:t>: discussion</w:t>
      </w:r>
      <w:r>
        <w:rPr>
          <w:rFonts w:ascii="Times New Roman" w:eastAsia="Times New Roman" w:hAnsi="Times New Roman" w:cs="Times New Roman"/>
          <w:sz w:val="24"/>
          <w:szCs w:val="24"/>
        </w:rPr>
        <w:t xml:space="preserve"> between husband and wife about FP and spousal perception of the partner’s approval of FP. Herein, the study established that the approval of FP was no longer significant</w:t>
      </w:r>
      <w:r w:rsidR="00FE2BCB">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but the perception of the wife of the husband’s approval. In other words, the wives most likely considered the input of the husband towards </w:t>
      </w:r>
      <w:r>
        <w:rPr>
          <w:rFonts w:ascii="Times New Roman" w:eastAsia="Times New Roman" w:hAnsi="Times New Roman" w:cs="Times New Roman"/>
          <w:sz w:val="24"/>
          <w:szCs w:val="24"/>
        </w:rPr>
        <w:lastRenderedPageBreak/>
        <w:t>approving the use of FP. Therefore, husband-wife communication is very important</w:t>
      </w:r>
      <w:r w:rsidR="00FE2BCB">
        <w:rPr>
          <w:rFonts w:ascii="Times New Roman" w:eastAsia="Times New Roman" w:hAnsi="Times New Roman" w:cs="Times New Roman"/>
          <w:sz w:val="24"/>
          <w:szCs w:val="24"/>
        </w:rPr>
        <w:t xml:space="preserve">, and FP programs should consider the input of </w:t>
      </w:r>
      <w:r>
        <w:rPr>
          <w:rFonts w:ascii="Times New Roman" w:eastAsia="Times New Roman" w:hAnsi="Times New Roman" w:cs="Times New Roman"/>
          <w:sz w:val="24"/>
          <w:szCs w:val="24"/>
        </w:rPr>
        <w:t>husbands as well towards FP decision-making. This is a finding corroborated by Harrington et al. (2019), whose study found that Kenyan men strongly desired to be included in FP programs. The men in the study talked about the negative impact that the covert use of contraceptives by their women had on their relationships. Therefore, it would be a plus for FP-focused SMSs to include men. This can reduce misconceptions that the community had about contraceptives and may stimulate communication between husband and wife, thus improving access to and continuation of contraceptives.</w:t>
      </w:r>
    </w:p>
    <w:p w14:paraId="000000F4" w14:textId="15ED3F3F" w:rsidR="001D1787" w:rsidRDefault="00AA2F10" w:rsidP="00C760B5">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Kim et al. (1999) conducted a study that specifically looked at the impact of provider-client communication when it comes to delivering FP messages. The researchers had three study goals: (1) to discern whether clients partake in counselling and how they play an active role; (2) to assess whether providers influence client participation and how they do this</w:t>
      </w:r>
      <w:r w:rsidR="00FE2BCB">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and their reaction to clients taking an active role; and (3) to quantify the level of interaction in counselling. To answer these, investigators analysed 178 counselling transcripts between providers and female clients. One of the findings was that providers were the ones dominating the counselling sessions. Clients rarely took active roles or actively participated in the counselling sessions. The only way they participated was by volunteering extra information in response to provider questions. Taking the findings into consideration, Kim et al. (1999) recommended that providers encourage clients to be more active by building rapport, considering the personal situations of clients, and rewarding those who attempt to engage in the counselling sessions.</w:t>
      </w:r>
    </w:p>
    <w:p w14:paraId="000000F5" w14:textId="25092090" w:rsidR="001D1787" w:rsidRDefault="00AA2F10" w:rsidP="00C760B5">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Another study by Leyton &amp; Hutchinson (2020) considers the influence of branding on FP messaging and communication. According to the two, the use of brand equity to boost behaviour change and normative campaigns is possible; however, they are rarely used in lower-income countries such as Kenya</w:t>
      </w:r>
      <w:r w:rsidR="00FE2BCB">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given the limited research in this area of brand equity. They </w:t>
      </w:r>
      <w:r>
        <w:rPr>
          <w:rFonts w:ascii="Times New Roman" w:eastAsia="Times New Roman" w:hAnsi="Times New Roman" w:cs="Times New Roman"/>
          <w:sz w:val="24"/>
          <w:szCs w:val="24"/>
        </w:rPr>
        <w:lastRenderedPageBreak/>
        <w:t>look at a branded communication campaign rolled out in 2009 called “</w:t>
      </w:r>
      <w:proofErr w:type="spellStart"/>
      <w:r>
        <w:rPr>
          <w:rFonts w:ascii="Times New Roman" w:eastAsia="Times New Roman" w:hAnsi="Times New Roman" w:cs="Times New Roman"/>
          <w:sz w:val="24"/>
          <w:szCs w:val="24"/>
        </w:rPr>
        <w:t>Shujaaz</w:t>
      </w:r>
      <w:proofErr w:type="spellEnd"/>
      <w:r>
        <w:rPr>
          <w:rFonts w:ascii="Times New Roman" w:eastAsia="Times New Roman" w:hAnsi="Times New Roman" w:cs="Times New Roman"/>
          <w:sz w:val="24"/>
          <w:szCs w:val="24"/>
        </w:rPr>
        <w:t>”, which targeted youths (between 15 and 24)</w:t>
      </w:r>
      <w:r w:rsidR="00FE2BCB">
        <w:rPr>
          <w:rFonts w:ascii="Times New Roman" w:eastAsia="Times New Roman" w:hAnsi="Times New Roman" w:cs="Times New Roman"/>
          <w:sz w:val="24"/>
          <w:szCs w:val="24"/>
        </w:rPr>
        <w:t>, disseminating informative and entertaining messages, as well as</w:t>
      </w:r>
      <w:r>
        <w:rPr>
          <w:rFonts w:ascii="Times New Roman" w:eastAsia="Times New Roman" w:hAnsi="Times New Roman" w:cs="Times New Roman"/>
          <w:sz w:val="24"/>
          <w:szCs w:val="24"/>
        </w:rPr>
        <w:t xml:space="preserve"> interpersonal conversations about FP and other topics such as safe sex, self-empowerment, and relationships. The program </w:t>
      </w:r>
      <w:r w:rsidR="00FE2BCB">
        <w:rPr>
          <w:rFonts w:ascii="Times New Roman" w:eastAsia="Times New Roman" w:hAnsi="Times New Roman" w:cs="Times New Roman"/>
          <w:sz w:val="24"/>
          <w:szCs w:val="24"/>
        </w:rPr>
        <w:t>utilised</w:t>
      </w:r>
      <w:r>
        <w:rPr>
          <w:rFonts w:ascii="Times New Roman" w:eastAsia="Times New Roman" w:hAnsi="Times New Roman" w:cs="Times New Roman"/>
          <w:sz w:val="24"/>
          <w:szCs w:val="24"/>
        </w:rPr>
        <w:t xml:space="preserve"> theory-driven messaging, stories, and information, and offered a safe space to talk about sensitive content through monthly and nationally distributed radio shows, SMSs, USSD platforms, large-scale events, and social media. Part of the branding was to use real and fictional role models that resonate with the target population. One of the findings was that the youths identified more with the brand</w:t>
      </w:r>
      <w:r w:rsidR="00FE2BCB">
        <w:rPr>
          <w:rFonts w:ascii="Times New Roman" w:eastAsia="Times New Roman" w:hAnsi="Times New Roman" w:cs="Times New Roman"/>
          <w:sz w:val="24"/>
          <w:szCs w:val="24"/>
        </w:rPr>
        <w:t xml:space="preserve">, given that </w:t>
      </w:r>
      <w:r>
        <w:rPr>
          <w:rFonts w:ascii="Times New Roman" w:eastAsia="Times New Roman" w:hAnsi="Times New Roman" w:cs="Times New Roman"/>
          <w:sz w:val="24"/>
          <w:szCs w:val="24"/>
        </w:rPr>
        <w:t>it represented their interests and personalities. Loyalty towards the brand predicted safe sexual and reproductive health (SRH) practices, for instance, using a condom. Their evidence, according to Leyton &amp; Hutchinson (2020), brand personality, awareness, and popularity can predict higher brand loyalty, all of which can have an impact on public health outcomes</w:t>
      </w:r>
      <w:r w:rsidR="00FE2BCB">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given the mediating effects they have on brand loyalty. Therefore, the two recommend that employing branding strategies alongside health-promotion messages can elicit prompt engagement and behaviour change. </w:t>
      </w:r>
    </w:p>
    <w:p w14:paraId="000000F6" w14:textId="18583B70" w:rsidR="001D1787" w:rsidRDefault="00BF6D66" w:rsidP="00C760B5">
      <w:pPr>
        <w:pStyle w:val="Heading2"/>
        <w:spacing w:after="0"/>
        <w:rPr>
          <w:color w:val="000000"/>
        </w:rPr>
      </w:pPr>
      <w:bookmarkStart w:id="58" w:name="_Toc236420057"/>
      <w:r>
        <w:rPr>
          <w:color w:val="000000"/>
        </w:rPr>
        <w:t xml:space="preserve">2.4 The Uptake of FP among Rural and </w:t>
      </w:r>
      <w:r>
        <w:t>Marginalised</w:t>
      </w:r>
      <w:r>
        <w:rPr>
          <w:color w:val="000000"/>
        </w:rPr>
        <w:t xml:space="preserve"> Women</w:t>
      </w:r>
      <w:bookmarkEnd w:id="58"/>
    </w:p>
    <w:p w14:paraId="000000F7" w14:textId="3F6B51BD" w:rsidR="001D1787" w:rsidRDefault="00AA2F10" w:rsidP="00C760B5">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Silumbwe et al. (2018) established that there are both barriers to and enablers to the provision and use of FP and contraceptive services in remote areas. The following are some of the barriers. First, some health facilities are difficult to access and enable the use of FP because they are deep in rural areas. Even when there are local structures and community efforts put in place to generate demand and distribute contraceptives, they face challenges such as </w:t>
      </w:r>
      <w:r w:rsidR="00FE2BCB">
        <w:rPr>
          <w:rFonts w:ascii="Times New Roman" w:eastAsia="Times New Roman" w:hAnsi="Times New Roman" w:cs="Times New Roman"/>
          <w:sz w:val="24"/>
          <w:szCs w:val="24"/>
        </w:rPr>
        <w:t xml:space="preserve">a </w:t>
      </w:r>
      <w:r>
        <w:rPr>
          <w:rFonts w:ascii="Times New Roman" w:eastAsia="Times New Roman" w:hAnsi="Times New Roman" w:cs="Times New Roman"/>
          <w:sz w:val="24"/>
          <w:szCs w:val="24"/>
        </w:rPr>
        <w:t xml:space="preserve">lack of incentives to function optimally. Silumbwe et al. (2018) also found that the provision of adolescent-friendly contraceptive services in schools is a challenge. Adolescents cannot access such services because of negative provider attitudes and stigma. As well, </w:t>
      </w:r>
      <w:r w:rsidR="00FE2BCB">
        <w:rPr>
          <w:rFonts w:ascii="Times New Roman" w:eastAsia="Times New Roman" w:hAnsi="Times New Roman" w:cs="Times New Roman"/>
          <w:sz w:val="24"/>
          <w:szCs w:val="24"/>
        </w:rPr>
        <w:t xml:space="preserve">a </w:t>
      </w:r>
      <w:r>
        <w:rPr>
          <w:rFonts w:ascii="Times New Roman" w:eastAsia="Times New Roman" w:hAnsi="Times New Roman" w:cs="Times New Roman"/>
          <w:sz w:val="24"/>
          <w:szCs w:val="24"/>
        </w:rPr>
        <w:t xml:space="preserve">stock-out of preferred FP methods determines the demand and sustained use. Gaps in commodity supply are common and arise due to the mismatch between demand and supply projections. Another </w:t>
      </w:r>
      <w:r>
        <w:rPr>
          <w:rFonts w:ascii="Times New Roman" w:eastAsia="Times New Roman" w:hAnsi="Times New Roman" w:cs="Times New Roman"/>
          <w:sz w:val="24"/>
          <w:szCs w:val="24"/>
        </w:rPr>
        <w:lastRenderedPageBreak/>
        <w:t>barrier that Silumbwe et al. (2018) established is the side effects of contraceptives, which shape the choices that women make and their sustained use. Side effects perpetuate misconceptions and myths about FP</w:t>
      </w:r>
      <w:r w:rsidR="00FE2BCB">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for instance, some associate the inability to experience periods with blood accumulation in the womb, which can cause fibroids or cancer.</w:t>
      </w:r>
    </w:p>
    <w:p w14:paraId="000000F8" w14:textId="03159666" w:rsidR="001D1787" w:rsidRDefault="00AA2F10" w:rsidP="00C760B5">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Apart from barriers, there are also enablers to the provision and use of FP according to Silumbwe et al. (2018). One of the enablers is couples counselling services that target the involvement of husbands. Male partners are important decision-makers in the family, thus the need to encourage and educate male partners. A second enabler is the availability of personnel </w:t>
      </w:r>
      <w:r w:rsidR="00FE2BCB">
        <w:rPr>
          <w:rFonts w:ascii="Times New Roman" w:eastAsia="Times New Roman" w:hAnsi="Times New Roman" w:cs="Times New Roman"/>
          <w:sz w:val="24"/>
          <w:szCs w:val="24"/>
        </w:rPr>
        <w:t>who</w:t>
      </w:r>
      <w:r>
        <w:rPr>
          <w:rFonts w:ascii="Times New Roman" w:eastAsia="Times New Roman" w:hAnsi="Times New Roman" w:cs="Times New Roman"/>
          <w:sz w:val="24"/>
          <w:szCs w:val="24"/>
        </w:rPr>
        <w:t xml:space="preserve"> offer a minimum method mix. Integration of sexual reproductive health interventions is an enabler</w:t>
      </w:r>
      <w:r w:rsidR="00FE2BCB">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but very complex because of the different norms and values that exist in the community. Other enablers established by Silumbwe et al. (2018) include the desire to delay pregnancy and high knowledge about FP methods.</w:t>
      </w:r>
    </w:p>
    <w:p w14:paraId="000000F9" w14:textId="602FE5A6" w:rsidR="001D1787" w:rsidRDefault="00AA2F10" w:rsidP="00C760B5">
      <w:pPr>
        <w:spacing w:after="0" w:line="48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Shemu</w:t>
      </w:r>
      <w:proofErr w:type="spellEnd"/>
      <w:r>
        <w:rPr>
          <w:rFonts w:ascii="Times New Roman" w:eastAsia="Times New Roman" w:hAnsi="Times New Roman" w:cs="Times New Roman"/>
          <w:sz w:val="24"/>
          <w:szCs w:val="24"/>
        </w:rPr>
        <w:t xml:space="preserve"> et al. (2022) conducted a study in Nigeria to determine the factors that influence FP among rural women and found the following. Certain socio-demographic characteristics contribute to the decisions about FP practice. For instance, there is a significant correlation between age and FP practice. Lack of education also contributed to a low uptake of FP in many African settings. Much of FP has been left to the women with little involvement of men. Partners who discussed and got approval from their husbands will likely have a higher likelihood of engaging in FP methods. There is also the problem of the availability and accessibility of FP methods to rural communities. Although family members and friends can suggest FP methods, hospital personnel are </w:t>
      </w:r>
      <w:r w:rsidR="00FE2BCB">
        <w:rPr>
          <w:rFonts w:ascii="Times New Roman" w:eastAsia="Times New Roman" w:hAnsi="Times New Roman" w:cs="Times New Roman"/>
          <w:sz w:val="24"/>
          <w:szCs w:val="24"/>
        </w:rPr>
        <w:t xml:space="preserve">the </w:t>
      </w:r>
      <w:r>
        <w:rPr>
          <w:rFonts w:ascii="Times New Roman" w:eastAsia="Times New Roman" w:hAnsi="Times New Roman" w:cs="Times New Roman"/>
          <w:sz w:val="24"/>
          <w:szCs w:val="24"/>
        </w:rPr>
        <w:t xml:space="preserve">core referral points. </w:t>
      </w:r>
    </w:p>
    <w:p w14:paraId="000000FA" w14:textId="521DA101" w:rsidR="001D1787" w:rsidRDefault="00BF6D66" w:rsidP="00C760B5">
      <w:pPr>
        <w:pStyle w:val="Heading2"/>
        <w:spacing w:after="0"/>
        <w:rPr>
          <w:color w:val="000000"/>
        </w:rPr>
      </w:pPr>
      <w:bookmarkStart w:id="59" w:name="_Toc236420058"/>
      <w:r>
        <w:rPr>
          <w:color w:val="000000"/>
        </w:rPr>
        <w:t xml:space="preserve">2.5 Communication in the Delivery of FP Programs among Rural and </w:t>
      </w:r>
      <w:r>
        <w:t>Marginalised</w:t>
      </w:r>
      <w:r>
        <w:rPr>
          <w:color w:val="000000"/>
        </w:rPr>
        <w:t xml:space="preserve"> Women</w:t>
      </w:r>
      <w:bookmarkEnd w:id="59"/>
    </w:p>
    <w:p w14:paraId="000000FB" w14:textId="537B5E2B" w:rsidR="001D1787" w:rsidRDefault="00AA2F10" w:rsidP="00C760B5">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According to Chauhan, Sharma</w:t>
      </w:r>
      <w:r w:rsidR="00FE2BCB">
        <w:rPr>
          <w:rFonts w:ascii="Times New Roman" w:eastAsia="Times New Roman" w:hAnsi="Times New Roman" w:cs="Times New Roman"/>
          <w:sz w:val="24"/>
          <w:szCs w:val="24"/>
        </w:rPr>
        <w:t>, and Priyanka (2021), the intervention program known as Information, Education and Communication (IEC) is essential for publicising</w:t>
      </w:r>
      <w:r>
        <w:rPr>
          <w:rFonts w:ascii="Times New Roman" w:eastAsia="Times New Roman" w:hAnsi="Times New Roman" w:cs="Times New Roman"/>
          <w:sz w:val="24"/>
          <w:szCs w:val="24"/>
        </w:rPr>
        <w:t xml:space="preserve"> health-giving </w:t>
      </w:r>
      <w:r>
        <w:rPr>
          <w:rFonts w:ascii="Times New Roman" w:eastAsia="Times New Roman" w:hAnsi="Times New Roman" w:cs="Times New Roman"/>
          <w:sz w:val="24"/>
          <w:szCs w:val="24"/>
        </w:rPr>
        <w:lastRenderedPageBreak/>
        <w:t xml:space="preserve">knowledge. To explore this, Chauhan et al. (2021) studied the reach of communication channels and health awareness about FP among rural women. Questionnaires were sent to 275 women between 15 and 49 years and found out the following. First, a majority of the women were highly aware of FP (97.09%). The women also knew about the suitable age to have a first child after getting married and </w:t>
      </w:r>
      <w:r w:rsidR="00FE2BCB">
        <w:rPr>
          <w:rFonts w:ascii="Times New Roman" w:eastAsia="Times New Roman" w:hAnsi="Times New Roman" w:cs="Times New Roman"/>
          <w:sz w:val="24"/>
          <w:szCs w:val="24"/>
        </w:rPr>
        <w:t xml:space="preserve">the </w:t>
      </w:r>
      <w:r>
        <w:rPr>
          <w:rFonts w:ascii="Times New Roman" w:eastAsia="Times New Roman" w:hAnsi="Times New Roman" w:cs="Times New Roman"/>
          <w:sz w:val="24"/>
          <w:szCs w:val="24"/>
        </w:rPr>
        <w:t>spacing between two children. Major sources of communication include television, healthcare workers, and others</w:t>
      </w:r>
      <w:r w:rsidR="00FE2BCB">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such as family members and relatives. Radio and newspapers had minimal FP information. Asiago (2011) conducted a study in Kisii County and found that radio is very commonly used to disperse FP. More than 57% of the women in the study heard FP over the radio</w:t>
      </w:r>
      <w:r w:rsidR="00FE2BCB">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while only 3.5% heard it over the television. Fewer (0.6%) read it in the newspapers. Many FM stations in the county use local vernacular languages to broadcast; the messages can be made to be more </w:t>
      </w:r>
      <w:r w:rsidR="00FE2BCB">
        <w:rPr>
          <w:rFonts w:ascii="Times New Roman" w:eastAsia="Times New Roman" w:hAnsi="Times New Roman" w:cs="Times New Roman"/>
          <w:sz w:val="24"/>
          <w:szCs w:val="24"/>
        </w:rPr>
        <w:t>personalised</w:t>
      </w:r>
      <w:r>
        <w:rPr>
          <w:rFonts w:ascii="Times New Roman" w:eastAsia="Times New Roman" w:hAnsi="Times New Roman" w:cs="Times New Roman"/>
          <w:sz w:val="24"/>
          <w:szCs w:val="24"/>
        </w:rPr>
        <w:t xml:space="preserve"> and packaged for the family audience.</w:t>
      </w:r>
    </w:p>
    <w:p w14:paraId="000000FC" w14:textId="7E0E3399" w:rsidR="001D1787" w:rsidRDefault="00AA2F10" w:rsidP="00C760B5">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Ethiopia, the Federal Ministry of Health (2021) has a national FP communication guideline that recommends certain communication models and strategies. One of them is the Health Belief Model, which suggests </w:t>
      </w:r>
      <w:r w:rsidR="00FE2BCB">
        <w:rPr>
          <w:rFonts w:ascii="Times New Roman" w:eastAsia="Times New Roman" w:hAnsi="Times New Roman" w:cs="Times New Roman"/>
          <w:sz w:val="24"/>
          <w:szCs w:val="24"/>
        </w:rPr>
        <w:t>that the belief that an individual has in the personal threat of disease, together with the belief in the effectiveness of recommended action,</w:t>
      </w:r>
      <w:r>
        <w:rPr>
          <w:rFonts w:ascii="Times New Roman" w:eastAsia="Times New Roman" w:hAnsi="Times New Roman" w:cs="Times New Roman"/>
          <w:sz w:val="24"/>
          <w:szCs w:val="24"/>
        </w:rPr>
        <w:t xml:space="preserve"> will predict the chance of that individual adopting the behaviour. This model has</w:t>
      </w:r>
      <w:r w:rsidR="00FE2BCB">
        <w:rPr>
          <w:rFonts w:ascii="Times New Roman" w:eastAsia="Times New Roman" w:hAnsi="Times New Roman" w:cs="Times New Roman"/>
          <w:sz w:val="24"/>
          <w:szCs w:val="24"/>
        </w:rPr>
        <w:t>, for a long time,</w:t>
      </w:r>
      <w:r>
        <w:rPr>
          <w:rFonts w:ascii="Times New Roman" w:eastAsia="Times New Roman" w:hAnsi="Times New Roman" w:cs="Times New Roman"/>
          <w:sz w:val="24"/>
          <w:szCs w:val="24"/>
        </w:rPr>
        <w:t xml:space="preserve"> been used to design audience-specific communication and define perceived benefits and barriers of a desired health behaviour. Another model is the Diffusion of Innovations model, which can be used to explain and predict factors influencing the adoption of certain innovations. When it comes to communication strategies, the Federal Ministry of Health (2021) outlines the following. Behaviour change communication is where personnel engage in face-to-face communication to motivate them into FP behaviour change. There is also social </w:t>
      </w:r>
      <w:r w:rsidR="00FE2BCB">
        <w:rPr>
          <w:rFonts w:ascii="Times New Roman" w:eastAsia="Times New Roman" w:hAnsi="Times New Roman" w:cs="Times New Roman"/>
          <w:sz w:val="24"/>
          <w:szCs w:val="24"/>
        </w:rPr>
        <w:t>mobilisation</w:t>
      </w:r>
      <w:r>
        <w:rPr>
          <w:rFonts w:ascii="Times New Roman" w:eastAsia="Times New Roman" w:hAnsi="Times New Roman" w:cs="Times New Roman"/>
          <w:sz w:val="24"/>
          <w:szCs w:val="24"/>
        </w:rPr>
        <w:t xml:space="preserve">, which can promote engagement and ensure demand for and uptake of FP. The last is advocacy, which is </w:t>
      </w:r>
      <w:r>
        <w:rPr>
          <w:rFonts w:ascii="Times New Roman" w:eastAsia="Times New Roman" w:hAnsi="Times New Roman" w:cs="Times New Roman"/>
          <w:sz w:val="24"/>
          <w:szCs w:val="24"/>
        </w:rPr>
        <w:lastRenderedPageBreak/>
        <w:t xml:space="preserve">meant to inform and motivate public </w:t>
      </w:r>
      <w:r w:rsidR="00FE2BCB">
        <w:rPr>
          <w:rFonts w:ascii="Times New Roman" w:eastAsia="Times New Roman" w:hAnsi="Times New Roman" w:cs="Times New Roman"/>
          <w:sz w:val="24"/>
          <w:szCs w:val="24"/>
        </w:rPr>
        <w:t>figures</w:t>
      </w:r>
      <w:r>
        <w:rPr>
          <w:rFonts w:ascii="Times New Roman" w:eastAsia="Times New Roman" w:hAnsi="Times New Roman" w:cs="Times New Roman"/>
          <w:sz w:val="24"/>
          <w:szCs w:val="24"/>
        </w:rPr>
        <w:t xml:space="preserve"> to create an enabling environment that promotes the communication of FP. </w:t>
      </w:r>
    </w:p>
    <w:p w14:paraId="000000FD" w14:textId="650BAFB2" w:rsidR="001D1787" w:rsidRDefault="00BF6D66" w:rsidP="00C760B5">
      <w:pPr>
        <w:pStyle w:val="Heading2"/>
        <w:spacing w:after="0"/>
        <w:rPr>
          <w:color w:val="000000"/>
        </w:rPr>
      </w:pPr>
      <w:bookmarkStart w:id="60" w:name="_Toc236420059"/>
      <w:r>
        <w:rPr>
          <w:color w:val="000000"/>
        </w:rPr>
        <w:t xml:space="preserve">2.6 Barriers to Effective Communication of FP Programs among Rural and </w:t>
      </w:r>
      <w:r>
        <w:t>Marginalised</w:t>
      </w:r>
      <w:r>
        <w:rPr>
          <w:color w:val="000000"/>
        </w:rPr>
        <w:t xml:space="preserve"> Women</w:t>
      </w:r>
      <w:bookmarkEnd w:id="60"/>
    </w:p>
    <w:p w14:paraId="000000FE" w14:textId="24B585F5" w:rsidR="001D1787" w:rsidRDefault="00AA2F10" w:rsidP="00C760B5">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When talking with clients, healthcare providers are encouraged to utilise active listening skills, which involve listening carefully to the clients and observing nonverbal clues. Therefore, active listening requires both verbal and nonverbal communication (Walker &amp; Trimboli, 1989). Nonverbal skills can help build trust between clients and healthcare providers so that they can accept FP messages and work together. Positive nonverbal cues that health care providers can show to clients </w:t>
      </w:r>
      <w:r w:rsidR="00707C05">
        <w:rPr>
          <w:rFonts w:ascii="Times New Roman" w:eastAsia="Times New Roman" w:hAnsi="Times New Roman" w:cs="Times New Roman"/>
          <w:sz w:val="24"/>
          <w:szCs w:val="24"/>
        </w:rPr>
        <w:t>are</w:t>
      </w:r>
      <w:r>
        <w:rPr>
          <w:rFonts w:ascii="Times New Roman" w:eastAsia="Times New Roman" w:hAnsi="Times New Roman" w:cs="Times New Roman"/>
          <w:sz w:val="24"/>
          <w:szCs w:val="24"/>
        </w:rPr>
        <w:t xml:space="preserve"> giving them full attention, for instance, facing the clients and showing they are interested in their concerns. There is also the use of facial expressions</w:t>
      </w:r>
      <w:r w:rsidR="00707C05">
        <w:rPr>
          <w:rFonts w:ascii="Times New Roman" w:eastAsia="Times New Roman" w:hAnsi="Times New Roman" w:cs="Times New Roman"/>
          <w:sz w:val="24"/>
          <w:szCs w:val="24"/>
        </w:rPr>
        <w:t>, such as smiling,</w:t>
      </w:r>
      <w:r>
        <w:rPr>
          <w:rFonts w:ascii="Times New Roman" w:eastAsia="Times New Roman" w:hAnsi="Times New Roman" w:cs="Times New Roman"/>
          <w:sz w:val="24"/>
          <w:szCs w:val="24"/>
        </w:rPr>
        <w:t xml:space="preserve"> to show that one is interested and concerned in them. Another skill required is to apply the right tone of voice. It should be the one that communicates warmth and caring, instead of </w:t>
      </w:r>
      <w:r w:rsidR="00707C05">
        <w:rPr>
          <w:rFonts w:ascii="Times New Roman" w:eastAsia="Times New Roman" w:hAnsi="Times New Roman" w:cs="Times New Roman"/>
          <w:sz w:val="24"/>
          <w:szCs w:val="24"/>
        </w:rPr>
        <w:t>judgment</w:t>
      </w:r>
      <w:r>
        <w:rPr>
          <w:rFonts w:ascii="Times New Roman" w:eastAsia="Times New Roman" w:hAnsi="Times New Roman" w:cs="Times New Roman"/>
          <w:sz w:val="24"/>
          <w:szCs w:val="24"/>
        </w:rPr>
        <w:t xml:space="preserve"> and disapproval. A warm and accepting tone of voice will help build trust and rapport between the healthcare providers and clients (Cohn, 2005). Also, as already mentioned, it is important to encourage the client to speak and feel comfortable and confident. This way, clients can speak honestly about their FP needs and unique situations that make them afraid of FP methods. Another skill to have concerning verbal communication is asking appropriate questions (Cohn, 2005). These should be open-ended and probing questions, instead of questions that elicit a simple “yes” or “no” answer. Another important skill is to paraphrase what the client has said in simple terms. This will mean that the healthcare provider has understood what the client has said. It will also make the client know that they are being heard.</w:t>
      </w:r>
    </w:p>
    <w:p w14:paraId="000000FF" w14:textId="253A234B" w:rsidR="001D1787" w:rsidRDefault="00AA2F10" w:rsidP="00C760B5">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Another important aspect of communication is the use of clear and simple language (Vogel, Meyer &amp; </w:t>
      </w:r>
      <w:proofErr w:type="spellStart"/>
      <w:r>
        <w:rPr>
          <w:rFonts w:ascii="Times New Roman" w:eastAsia="Times New Roman" w:hAnsi="Times New Roman" w:cs="Times New Roman"/>
          <w:sz w:val="24"/>
          <w:szCs w:val="24"/>
        </w:rPr>
        <w:t>Harendza</w:t>
      </w:r>
      <w:proofErr w:type="spellEnd"/>
      <w:r>
        <w:rPr>
          <w:rFonts w:ascii="Times New Roman" w:eastAsia="Times New Roman" w:hAnsi="Times New Roman" w:cs="Times New Roman"/>
          <w:sz w:val="24"/>
          <w:szCs w:val="24"/>
        </w:rPr>
        <w:t xml:space="preserve">, 2018). More often than not, healthcare providers are professionals and may be accustomed to technical language, which may not be understood by clients, who can </w:t>
      </w:r>
      <w:r>
        <w:rPr>
          <w:rFonts w:ascii="Times New Roman" w:eastAsia="Times New Roman" w:hAnsi="Times New Roman" w:cs="Times New Roman"/>
          <w:sz w:val="24"/>
          <w:szCs w:val="24"/>
        </w:rPr>
        <w:lastRenderedPageBreak/>
        <w:t>be illiterate. Therefore, in such scenarios, providers may find themselves using complicated words and sentences that clients may find hard to understand. When clients fail to understand the providers’ messages, they may not use the FP methods correctly, or may not understand possible side effects and what they are required to do. More so, clients may be confused or feel intimidated by technical language, thus failing to ask for clarification (Vogel et al., 2018). Therefore, there is no understating of the significance of using clear and simple language in FP communication. Overall, FP communication should be more client-centred than provider-centred. Client-centred communication requires the use of good verbal and nonverbal communication, as well as clear and simple language (Abdel-Tawab &amp; Roter, 2002). Evidence has shown that clients who experienced client-centred sessions were two or three times more likely to use a FP method compared to clients who encountered physician-centred sessions (Abdel-Tawab &amp; Roter, 2002). When sessions are client-centred, providers are more likely to provide the necessary FP information, facilitate choice, and be the client’s advocate. When sessions are provider-centred, providers appear to give instructions, give directions, ask questions, and even make negative statements.</w:t>
      </w:r>
    </w:p>
    <w:p w14:paraId="00000100" w14:textId="5D3FAA31" w:rsidR="001D1787" w:rsidRDefault="00AA2F10" w:rsidP="00C760B5">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However, Patrick (2013) observed that journalists in the traditional East African media encountered barriers when implementing behaviour change communication for FP. The traditional media in EA mirrors the political consciousness of each nation. The media is also a tool to express culture and governance ideology. Radio and television have been used mostly for political </w:t>
      </w:r>
      <w:r w:rsidR="00707C05">
        <w:rPr>
          <w:rFonts w:ascii="Times New Roman" w:eastAsia="Times New Roman" w:hAnsi="Times New Roman" w:cs="Times New Roman"/>
          <w:sz w:val="24"/>
          <w:szCs w:val="24"/>
        </w:rPr>
        <w:t>mobilisation instead of other important issues,</w:t>
      </w:r>
      <w:r>
        <w:rPr>
          <w:rFonts w:ascii="Times New Roman" w:eastAsia="Times New Roman" w:hAnsi="Times New Roman" w:cs="Times New Roman"/>
          <w:sz w:val="24"/>
          <w:szCs w:val="24"/>
        </w:rPr>
        <w:t xml:space="preserve"> such as FP. Therefore, many journalists lack skills in behaviour change communication for FP. There is also the notion that family planning is sensitive</w:t>
      </w:r>
      <w:r w:rsidR="00707C05">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especially in certain cultural and religious quotas. There are linguistic barriers (Patrick, 2013). Health providers are wary of speaking to journalists on FP. Another problem is the cost of publishing FP messages. Media editors have commercial </w:t>
      </w:r>
      <w:r>
        <w:rPr>
          <w:rFonts w:ascii="Times New Roman" w:eastAsia="Times New Roman" w:hAnsi="Times New Roman" w:cs="Times New Roman"/>
          <w:sz w:val="24"/>
          <w:szCs w:val="24"/>
        </w:rPr>
        <w:lastRenderedPageBreak/>
        <w:t>obligations and, thus, will require funding from the government and other stakeholders to publish FP messages.</w:t>
      </w:r>
    </w:p>
    <w:p w14:paraId="00000101" w14:textId="77777777" w:rsidR="001D1787" w:rsidRDefault="00AA2F10" w:rsidP="00C760B5">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Bauder, </w:t>
      </w:r>
      <w:proofErr w:type="spellStart"/>
      <w:r>
        <w:rPr>
          <w:rFonts w:ascii="Times New Roman" w:eastAsia="Times New Roman" w:hAnsi="Times New Roman" w:cs="Times New Roman"/>
          <w:sz w:val="24"/>
          <w:szCs w:val="24"/>
        </w:rPr>
        <w:t>Giangobbe</w:t>
      </w:r>
      <w:proofErr w:type="spellEnd"/>
      <w:r>
        <w:rPr>
          <w:rFonts w:ascii="Times New Roman" w:eastAsia="Times New Roman" w:hAnsi="Times New Roman" w:cs="Times New Roman"/>
          <w:sz w:val="24"/>
          <w:szCs w:val="24"/>
        </w:rPr>
        <w:t xml:space="preserve"> &amp; </w:t>
      </w:r>
      <w:proofErr w:type="spellStart"/>
      <w:r>
        <w:rPr>
          <w:rFonts w:ascii="Times New Roman" w:eastAsia="Times New Roman" w:hAnsi="Times New Roman" w:cs="Times New Roman"/>
          <w:sz w:val="24"/>
          <w:szCs w:val="24"/>
        </w:rPr>
        <w:t>Asgary</w:t>
      </w:r>
      <w:proofErr w:type="spellEnd"/>
      <w:r>
        <w:rPr>
          <w:rFonts w:ascii="Times New Roman" w:eastAsia="Times New Roman" w:hAnsi="Times New Roman" w:cs="Times New Roman"/>
          <w:sz w:val="24"/>
          <w:szCs w:val="24"/>
        </w:rPr>
        <w:t xml:space="preserve"> (2023), upon conducting a literature review, also identified some gaps and barriers to effective communication in public health. The gaps included the characteristics of messages, the attitude and perception of providers, mass and social media strategies, digital communication, sociocultural contexts, the response rate, and the characteristics of information sources. The barriers to effective communication included misinformation, inconsistent messaging, distrust, and lack of collaboration, but not lack of information.</w:t>
      </w:r>
    </w:p>
    <w:p w14:paraId="00000102" w14:textId="63429C09" w:rsidR="001D1787" w:rsidRDefault="00AA2F10" w:rsidP="00BF6D66">
      <w:pPr>
        <w:pStyle w:val="Heading2"/>
        <w:spacing w:after="0"/>
      </w:pPr>
      <w:bookmarkStart w:id="61" w:name="_Toc236420060"/>
      <w:r>
        <w:t>2</w:t>
      </w:r>
      <w:hyperlink w:anchor="_heading=h.lb780vln6xrl">
        <w:r w:rsidR="001D1787">
          <w:t>.</w:t>
        </w:r>
        <w:r w:rsidR="00BF6D66">
          <w:t>7</w:t>
        </w:r>
        <w:r w:rsidR="001D1787">
          <w:t xml:space="preserve"> Conceptual Framework</w:t>
        </w:r>
        <w:bookmarkEnd w:id="61"/>
      </w:hyperlink>
    </w:p>
    <w:p w14:paraId="00000103" w14:textId="7BABF951" w:rsidR="001D1787" w:rsidRDefault="00AA2F10" w:rsidP="00C760B5">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From the literature review, there were gaps in effective communication that emanated, including the characteristics of messages, the attitude and perception of providers, media strategies, sociocultural contexts, the response rate, and the characteristics of information sources, among other things. For this study, two are considered</w:t>
      </w:r>
      <w:r w:rsidR="00707C05">
        <w:rPr>
          <w:rFonts w:ascii="Times New Roman" w:eastAsia="Times New Roman" w:hAnsi="Times New Roman" w:cs="Times New Roman"/>
          <w:sz w:val="24"/>
          <w:szCs w:val="24"/>
        </w:rPr>
        <w:t>: characteristics of information sources and the communication channels utilised</w:t>
      </w:r>
      <w:r>
        <w:rPr>
          <w:rFonts w:ascii="Times New Roman" w:eastAsia="Times New Roman" w:hAnsi="Times New Roman" w:cs="Times New Roman"/>
          <w:sz w:val="24"/>
          <w:szCs w:val="24"/>
        </w:rPr>
        <w:t xml:space="preserve"> in FP programs. FP communication channels considered include Radio, TV, and face-to-face communication. Characteristics of information sources include health workers, family or friends, and the media. As well, the literature review identified some barriers to effective communication, including misinformation, inconsistent messaging, distrust, and lack of collaboration, but not lack of information. Apart from communication aspects, an important variable was the socio-demographic factors, including age, education, employment status, income level, marital status, household, and such. They affect communication and thus the uptake of FP. For instance, illiterate women from poor socio-economic backgrounds may not embrace FP compared to educated women in urban areas. FP uptake will be measured in terms of participants who report having used any contraceptive method or type within the last 3 months and are capable of mentioning it. </w:t>
      </w:r>
    </w:p>
    <w:p w14:paraId="00000104" w14:textId="77777777" w:rsidR="001D1787" w:rsidRDefault="00AA2F10" w:rsidP="00C760B5">
      <w:pPr>
        <w:spacing w:after="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399BEE1E" wp14:editId="2E0ACED0">
            <wp:extent cx="5849938" cy="3666320"/>
            <wp:effectExtent l="0" t="0" r="0" b="0"/>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9"/>
                    <a:srcRect/>
                    <a:stretch>
                      <a:fillRect/>
                    </a:stretch>
                  </pic:blipFill>
                  <pic:spPr>
                    <a:xfrm>
                      <a:off x="0" y="0"/>
                      <a:ext cx="5849938" cy="3666320"/>
                    </a:xfrm>
                    <a:prstGeom prst="rect">
                      <a:avLst/>
                    </a:prstGeom>
                    <a:ln/>
                  </pic:spPr>
                </pic:pic>
              </a:graphicData>
            </a:graphic>
          </wp:inline>
        </w:drawing>
      </w:r>
      <w:r>
        <w:rPr>
          <w:rFonts w:ascii="Times New Roman" w:eastAsia="Times New Roman" w:hAnsi="Times New Roman" w:cs="Times New Roman"/>
          <w:sz w:val="24"/>
          <w:szCs w:val="24"/>
        </w:rPr>
        <w:t xml:space="preserve"> </w:t>
      </w:r>
      <w:r>
        <w:rPr>
          <w:noProof/>
        </w:rPr>
        <mc:AlternateContent>
          <mc:Choice Requires="wpg">
            <w:drawing>
              <wp:anchor distT="114300" distB="114300" distL="114300" distR="114300" simplePos="0" relativeHeight="251660288" behindDoc="0" locked="0" layoutInCell="1" hidden="0" allowOverlap="1" wp14:anchorId="6FACDA33" wp14:editId="553BD228">
                <wp:simplePos x="0" y="0"/>
                <wp:positionH relativeFrom="column">
                  <wp:posOffset>4940300</wp:posOffset>
                </wp:positionH>
                <wp:positionV relativeFrom="paragraph">
                  <wp:posOffset>1295400</wp:posOffset>
                </wp:positionV>
                <wp:extent cx="1410335" cy="948055"/>
                <wp:effectExtent l="0" t="0" r="0" b="0"/>
                <wp:wrapNone/>
                <wp:docPr id="2" name="Group 2"/>
                <wp:cNvGraphicFramePr/>
                <a:graphic xmlns:a="http://schemas.openxmlformats.org/drawingml/2006/main">
                  <a:graphicData uri="http://schemas.microsoft.com/office/word/2010/wordprocessingGroup">
                    <wpg:wgp>
                      <wpg:cNvGrpSpPr/>
                      <wpg:grpSpPr>
                        <a:xfrm>
                          <a:off x="0" y="0"/>
                          <a:ext cx="1410335" cy="948055"/>
                          <a:chOff x="4640825" y="3305950"/>
                          <a:chExt cx="1410350" cy="948100"/>
                        </a:xfrm>
                      </wpg:grpSpPr>
                      <wpg:grpSp>
                        <wpg:cNvPr id="1579656807" name="Group 1579656807"/>
                        <wpg:cNvGrpSpPr/>
                        <wpg:grpSpPr>
                          <a:xfrm>
                            <a:off x="4640833" y="3305973"/>
                            <a:ext cx="1410335" cy="948055"/>
                            <a:chOff x="4640825" y="3305950"/>
                            <a:chExt cx="1410350" cy="948100"/>
                          </a:xfrm>
                        </wpg:grpSpPr>
                        <wps:wsp>
                          <wps:cNvPr id="22962105" name="Rectangle 22962105"/>
                          <wps:cNvSpPr/>
                          <wps:spPr>
                            <a:xfrm>
                              <a:off x="4640825" y="3305950"/>
                              <a:ext cx="1410350" cy="948100"/>
                            </a:xfrm>
                            <a:prstGeom prst="rect">
                              <a:avLst/>
                            </a:prstGeom>
                            <a:noFill/>
                            <a:ln>
                              <a:noFill/>
                            </a:ln>
                          </wps:spPr>
                          <wps:txbx>
                            <w:txbxContent>
                              <w:p w14:paraId="15861AC8" w14:textId="77777777" w:rsidR="001D1787" w:rsidRDefault="001D1787">
                                <w:pPr>
                                  <w:spacing w:after="0" w:line="240" w:lineRule="auto"/>
                                  <w:textDirection w:val="btLr"/>
                                </w:pPr>
                              </w:p>
                            </w:txbxContent>
                          </wps:txbx>
                          <wps:bodyPr spcFirstLastPara="1" wrap="square" lIns="91425" tIns="91425" rIns="91425" bIns="91425" anchor="ctr" anchorCtr="0">
                            <a:noAutofit/>
                          </wps:bodyPr>
                        </wps:wsp>
                        <wpg:grpSp>
                          <wpg:cNvPr id="538227945" name="Group 538227945"/>
                          <wpg:cNvGrpSpPr/>
                          <wpg:grpSpPr>
                            <a:xfrm>
                              <a:off x="4640833" y="3305973"/>
                              <a:ext cx="1410335" cy="948055"/>
                              <a:chOff x="4640825" y="3305950"/>
                              <a:chExt cx="1410350" cy="948100"/>
                            </a:xfrm>
                          </wpg:grpSpPr>
                          <wps:wsp>
                            <wps:cNvPr id="6208696" name="Rectangle 6208696"/>
                            <wps:cNvSpPr/>
                            <wps:spPr>
                              <a:xfrm>
                                <a:off x="4640825" y="3305950"/>
                                <a:ext cx="1410350" cy="948100"/>
                              </a:xfrm>
                              <a:prstGeom prst="rect">
                                <a:avLst/>
                              </a:prstGeom>
                              <a:noFill/>
                              <a:ln>
                                <a:noFill/>
                              </a:ln>
                            </wps:spPr>
                            <wps:txbx>
                              <w:txbxContent>
                                <w:p w14:paraId="0F74B711" w14:textId="77777777" w:rsidR="001D1787" w:rsidRDefault="001D1787">
                                  <w:pPr>
                                    <w:spacing w:after="0" w:line="240" w:lineRule="auto"/>
                                    <w:textDirection w:val="btLr"/>
                                  </w:pPr>
                                </w:p>
                              </w:txbxContent>
                            </wps:txbx>
                            <wps:bodyPr spcFirstLastPara="1" wrap="square" lIns="91425" tIns="91425" rIns="91425" bIns="91425" anchor="ctr" anchorCtr="0">
                              <a:noAutofit/>
                            </wps:bodyPr>
                          </wps:wsp>
                          <wpg:grpSp>
                            <wpg:cNvPr id="1634332591" name="Group 1634332591"/>
                            <wpg:cNvGrpSpPr/>
                            <wpg:grpSpPr>
                              <a:xfrm>
                                <a:off x="4640833" y="3305973"/>
                                <a:ext cx="1410335" cy="948055"/>
                                <a:chOff x="4640800" y="3305925"/>
                                <a:chExt cx="1410400" cy="948150"/>
                              </a:xfrm>
                            </wpg:grpSpPr>
                            <wps:wsp>
                              <wps:cNvPr id="37240666" name="Rectangle 37240666"/>
                              <wps:cNvSpPr/>
                              <wps:spPr>
                                <a:xfrm>
                                  <a:off x="4640800" y="3305925"/>
                                  <a:ext cx="1410400" cy="948150"/>
                                </a:xfrm>
                                <a:prstGeom prst="rect">
                                  <a:avLst/>
                                </a:prstGeom>
                                <a:noFill/>
                                <a:ln>
                                  <a:noFill/>
                                </a:ln>
                              </wps:spPr>
                              <wps:txbx>
                                <w:txbxContent>
                                  <w:p w14:paraId="740DBD60" w14:textId="77777777" w:rsidR="001D1787" w:rsidRDefault="001D1787">
                                    <w:pPr>
                                      <w:spacing w:after="0" w:line="240" w:lineRule="auto"/>
                                      <w:textDirection w:val="btLr"/>
                                    </w:pPr>
                                  </w:p>
                                </w:txbxContent>
                              </wps:txbx>
                              <wps:bodyPr spcFirstLastPara="1" wrap="square" lIns="91425" tIns="91425" rIns="91425" bIns="91425" anchor="ctr" anchorCtr="0">
                                <a:noAutofit/>
                              </wps:bodyPr>
                            </wps:wsp>
                            <wpg:grpSp>
                              <wpg:cNvPr id="1922339858" name="Group 1922339858"/>
                              <wpg:cNvGrpSpPr/>
                              <wpg:grpSpPr>
                                <a:xfrm>
                                  <a:off x="4640833" y="3305973"/>
                                  <a:ext cx="1410335" cy="948055"/>
                                  <a:chOff x="4636050" y="3301200"/>
                                  <a:chExt cx="1419900" cy="957600"/>
                                </a:xfrm>
                              </wpg:grpSpPr>
                              <wps:wsp>
                                <wps:cNvPr id="2040912036" name="Rectangle 2040912036"/>
                                <wps:cNvSpPr/>
                                <wps:spPr>
                                  <a:xfrm>
                                    <a:off x="4636050" y="3301200"/>
                                    <a:ext cx="1419900" cy="957600"/>
                                  </a:xfrm>
                                  <a:prstGeom prst="rect">
                                    <a:avLst/>
                                  </a:prstGeom>
                                  <a:noFill/>
                                  <a:ln>
                                    <a:noFill/>
                                  </a:ln>
                                </wps:spPr>
                                <wps:txbx>
                                  <w:txbxContent>
                                    <w:p w14:paraId="4818D967" w14:textId="77777777" w:rsidR="001D1787" w:rsidRDefault="001D1787">
                                      <w:pPr>
                                        <w:spacing w:after="0" w:line="240" w:lineRule="auto"/>
                                        <w:textDirection w:val="btLr"/>
                                      </w:pPr>
                                    </w:p>
                                  </w:txbxContent>
                                </wps:txbx>
                                <wps:bodyPr spcFirstLastPara="1" wrap="square" lIns="91425" tIns="91425" rIns="91425" bIns="91425" anchor="ctr" anchorCtr="0">
                                  <a:noAutofit/>
                                </wps:bodyPr>
                              </wps:wsp>
                              <wpg:grpSp>
                                <wpg:cNvPr id="1348590914" name="Group 1348590914"/>
                                <wpg:cNvGrpSpPr/>
                                <wpg:grpSpPr>
                                  <a:xfrm>
                                    <a:off x="4640833" y="3305973"/>
                                    <a:ext cx="1410335" cy="948055"/>
                                    <a:chOff x="2823425" y="578900"/>
                                    <a:chExt cx="1544100" cy="1038000"/>
                                  </a:xfrm>
                                </wpg:grpSpPr>
                                <wps:wsp>
                                  <wps:cNvPr id="1284573411" name="Rectangle 1284573411"/>
                                  <wps:cNvSpPr/>
                                  <wps:spPr>
                                    <a:xfrm>
                                      <a:off x="2823425" y="578900"/>
                                      <a:ext cx="1544100" cy="1038000"/>
                                    </a:xfrm>
                                    <a:prstGeom prst="rect">
                                      <a:avLst/>
                                    </a:prstGeom>
                                    <a:noFill/>
                                    <a:ln>
                                      <a:noFill/>
                                    </a:ln>
                                  </wps:spPr>
                                  <wps:txbx>
                                    <w:txbxContent>
                                      <w:p w14:paraId="2E6CF3C9" w14:textId="77777777" w:rsidR="001D1787" w:rsidRDefault="001D1787">
                                        <w:pPr>
                                          <w:spacing w:after="0" w:line="240" w:lineRule="auto"/>
                                          <w:textDirection w:val="btLr"/>
                                        </w:pPr>
                                      </w:p>
                                    </w:txbxContent>
                                  </wps:txbx>
                                  <wps:bodyPr spcFirstLastPara="1" wrap="square" lIns="91425" tIns="91425" rIns="91425" bIns="91425" anchor="ctr" anchorCtr="0">
                                    <a:noAutofit/>
                                  </wps:bodyPr>
                                </wps:wsp>
                                <wps:wsp>
                                  <wps:cNvPr id="1237426269" name="Rectangle 1237426269"/>
                                  <wps:cNvSpPr/>
                                  <wps:spPr>
                                    <a:xfrm>
                                      <a:off x="2823425" y="578900"/>
                                      <a:ext cx="1544100" cy="1038000"/>
                                    </a:xfrm>
                                    <a:prstGeom prst="rect">
                                      <a:avLst/>
                                    </a:prstGeom>
                                    <a:solidFill>
                                      <a:srgbClr val="CFE2F3"/>
                                    </a:solidFill>
                                    <a:ln w="9525" cap="flat" cmpd="sng">
                                      <a:solidFill>
                                        <a:srgbClr val="000000"/>
                                      </a:solidFill>
                                      <a:prstDash val="solid"/>
                                      <a:round/>
                                      <a:headEnd type="none" w="sm" len="sm"/>
                                      <a:tailEnd type="none" w="sm" len="sm"/>
                                    </a:ln>
                                  </wps:spPr>
                                  <wps:txbx>
                                    <w:txbxContent>
                                      <w:p w14:paraId="3BF94630" w14:textId="77777777" w:rsidR="001D1787" w:rsidRDefault="001D1787">
                                        <w:pPr>
                                          <w:spacing w:after="0" w:line="240" w:lineRule="auto"/>
                                          <w:jc w:val="center"/>
                                          <w:textDirection w:val="btLr"/>
                                        </w:pPr>
                                      </w:p>
                                    </w:txbxContent>
                                  </wps:txbx>
                                  <wps:bodyPr spcFirstLastPara="1" wrap="square" lIns="91425" tIns="91425" rIns="91425" bIns="91425" anchor="ctr" anchorCtr="0">
                                    <a:noAutofit/>
                                  </wps:bodyPr>
                                </wps:wsp>
                                <wps:wsp>
                                  <wps:cNvPr id="529929408" name="Rectangle 529929408"/>
                                  <wps:cNvSpPr/>
                                  <wps:spPr>
                                    <a:xfrm>
                                      <a:off x="2915463" y="583997"/>
                                      <a:ext cx="1237808" cy="910200"/>
                                    </a:xfrm>
                                    <a:prstGeom prst="rect">
                                      <a:avLst/>
                                    </a:prstGeom>
                                    <a:noFill/>
                                    <a:ln>
                                      <a:noFill/>
                                    </a:ln>
                                  </wps:spPr>
                                  <wps:txbx>
                                    <w:txbxContent>
                                      <w:p w14:paraId="2D1E22AE" w14:textId="77777777" w:rsidR="001D1787" w:rsidRDefault="00AA2F10">
                                        <w:pPr>
                                          <w:spacing w:after="0" w:line="240" w:lineRule="auto"/>
                                          <w:textDirection w:val="btLr"/>
                                        </w:pPr>
                                        <w:r>
                                          <w:rPr>
                                            <w:rFonts w:ascii="Arial" w:eastAsia="Arial" w:hAnsi="Arial" w:cs="Arial"/>
                                            <w:b/>
                                            <w:color w:val="000000"/>
                                          </w:rPr>
                                          <w:t xml:space="preserve">FAMILY </w:t>
                                        </w:r>
                                      </w:p>
                                      <w:p w14:paraId="78253F54" w14:textId="77777777" w:rsidR="001D1787" w:rsidRDefault="00AA2F10">
                                        <w:pPr>
                                          <w:spacing w:after="0" w:line="240" w:lineRule="auto"/>
                                          <w:textDirection w:val="btLr"/>
                                        </w:pPr>
                                        <w:r>
                                          <w:rPr>
                                            <w:rFonts w:ascii="Arial" w:eastAsia="Arial" w:hAnsi="Arial" w:cs="Arial"/>
                                            <w:b/>
                                            <w:color w:val="000000"/>
                                          </w:rPr>
                                          <w:t xml:space="preserve">PLANNING </w:t>
                                        </w:r>
                                      </w:p>
                                      <w:p w14:paraId="47FB7CB7" w14:textId="77777777" w:rsidR="001D1787" w:rsidRDefault="00AA2F10">
                                        <w:pPr>
                                          <w:spacing w:after="0" w:line="240" w:lineRule="auto"/>
                                          <w:textDirection w:val="btLr"/>
                                        </w:pPr>
                                        <w:r>
                                          <w:rPr>
                                            <w:rFonts w:ascii="Arial" w:eastAsia="Arial" w:hAnsi="Arial" w:cs="Arial"/>
                                            <w:b/>
                                            <w:color w:val="000000"/>
                                          </w:rPr>
                                          <w:t>UPTAKE</w:t>
                                        </w:r>
                                      </w:p>
                                    </w:txbxContent>
                                  </wps:txbx>
                                  <wps:bodyPr spcFirstLastPara="1" wrap="square" lIns="91425" tIns="91425" rIns="91425" bIns="91425" anchor="t" anchorCtr="0">
                                    <a:noAutofit/>
                                  </wps:bodyPr>
                                </wps:wsp>
                              </wpg:grpSp>
                            </wpg:grpSp>
                          </wpg:grpSp>
                        </wpg:grpSp>
                      </wpg:grpSp>
                    </wpg:wgp>
                  </a:graphicData>
                </a:graphic>
              </wp:anchor>
            </w:drawing>
          </mc:Choice>
          <mc:Fallback>
            <w:pict>
              <v:group w14:anchorId="6FACDA33" id="Group 2" o:spid="_x0000_s1026" style="position:absolute;left:0;text-align:left;margin-left:389pt;margin-top:102pt;width:111.05pt;height:74.65pt;z-index:251660288;mso-wrap-distance-top:9pt;mso-wrap-distance-bottom:9pt" coordorigin="46408,33059" coordsize="14103,948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">
                <v:group id="Group 1579656807" o:spid="_x0000_s1027" style="position:absolute;left:46408;top:33059;width:14103;height:9481" coordorigin="46408,33059" coordsize="14103,948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">
                  <v:rect id="Rectangle 22962105" o:spid="_x0000_s1028" style="position:absolute;left:46408;top:33059;width:14103;height:948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" filled="f" stroked="f">
                    <v:textbox inset="2.53958mm,2.53958mm,2.53958mm,2.53958mm">
                      <w:txbxContent>
                        <w:p w14:paraId="15861AC8" w14:textId="77777777" w:rsidR="001D1787" w:rsidRDefault="001D1787">
                          <w:pPr>
                            <w:spacing w:after="0" w:line="240" w:lineRule="auto"/>
                            <w:textDirection w:val="btLr"/>
                          </w:pPr>
                        </w:p>
                      </w:txbxContent>
                    </v:textbox>
                  </v:rect>
                  <v:group id="Group 538227945" o:spid="_x0000_s1029" style="position:absolute;left:46408;top:33059;width:14103;height:9481" coordorigin="46408,33059" coordsize="14103,948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">
                    <v:rect id="Rectangle 6208696" o:spid="_x0000_s1030" style="position:absolute;left:46408;top:33059;width:14103;height:948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" filled="f" stroked="f">
                      <v:textbox inset="2.53958mm,2.53958mm,2.53958mm,2.53958mm">
                        <w:txbxContent>
                          <w:p w14:paraId="0F74B711" w14:textId="77777777" w:rsidR="001D1787" w:rsidRDefault="001D1787">
                            <w:pPr>
                              <w:spacing w:after="0" w:line="240" w:lineRule="auto"/>
                              <w:textDirection w:val="btLr"/>
                            </w:pPr>
                          </w:p>
                        </w:txbxContent>
                      </v:textbox>
                    </v:rect>
                    <v:group id="Group 1634332591" o:spid="_x0000_s1031" style="position:absolute;left:46408;top:33059;width:14103;height:9481" coordorigin="46408,33059" coordsize="14104,948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">
                      <v:rect id="Rectangle 37240666" o:spid="_x0000_s1032" style="position:absolute;left:46408;top:33059;width:14104;height:948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" filled="f" stroked="f">
                        <v:textbox inset="2.53958mm,2.53958mm,2.53958mm,2.53958mm">
                          <w:txbxContent>
                            <w:p w14:paraId="740DBD60" w14:textId="77777777" w:rsidR="001D1787" w:rsidRDefault="001D1787">
                              <w:pPr>
                                <w:spacing w:after="0" w:line="240" w:lineRule="auto"/>
                                <w:textDirection w:val="btLr"/>
                              </w:pPr>
                            </w:p>
                          </w:txbxContent>
                        </v:textbox>
                      </v:rect>
                      <v:group id="Group 1922339858" o:spid="_x0000_s1033" style="position:absolute;left:46408;top:33059;width:14103;height:9481" coordorigin="46360,33012" coordsize="14199,957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">
                        <v:rect id="Rectangle 2040912036" o:spid="_x0000_s1034" style="position:absolute;left:46360;top:33012;width:14199;height:957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" filled="f" stroked="f">
                          <v:textbox inset="2.53958mm,2.53958mm,2.53958mm,2.53958mm">
                            <w:txbxContent>
                              <w:p w14:paraId="4818D967" w14:textId="77777777" w:rsidR="001D1787" w:rsidRDefault="001D1787">
                                <w:pPr>
                                  <w:spacing w:after="0" w:line="240" w:lineRule="auto"/>
                                  <w:textDirection w:val="btLr"/>
                                </w:pPr>
                              </w:p>
                            </w:txbxContent>
                          </v:textbox>
                        </v:rect>
                        <v:group id="Group 1348590914" o:spid="_x0000_s1035" style="position:absolute;left:46408;top:33059;width:14103;height:9481" coordorigin="28234,5789" coordsize="15441,103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">
                          <v:rect id="Rectangle 1284573411" o:spid="_x0000_s1036" style="position:absolute;left:28234;top:5789;width:15441;height:1038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" filled="f" stroked="f">
                            <v:textbox inset="2.53958mm,2.53958mm,2.53958mm,2.53958mm">
                              <w:txbxContent>
                                <w:p w14:paraId="2E6CF3C9" w14:textId="77777777" w:rsidR="001D1787" w:rsidRDefault="001D1787">
                                  <w:pPr>
                                    <w:spacing w:after="0" w:line="240" w:lineRule="auto"/>
                                    <w:textDirection w:val="btLr"/>
                                  </w:pPr>
                                </w:p>
                              </w:txbxContent>
                            </v:textbox>
                          </v:rect>
                          <v:rect id="Rectangle 1237426269" o:spid="_x0000_s1037" style="position:absolute;left:28234;top:5789;width:15441;height:1038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" fillcolor="#cfe2f3">
                            <v:stroke startarrowwidth="narrow" startarrowlength="short" endarrowwidth="narrow" endarrowlength="short" joinstyle="round"/>
                            <v:textbox inset="2.53958mm,2.53958mm,2.53958mm,2.53958mm">
                              <w:txbxContent>
                                <w:p w14:paraId="3BF94630" w14:textId="77777777" w:rsidR="001D1787" w:rsidRDefault="001D1787">
                                  <w:pPr>
                                    <w:spacing w:after="0" w:line="240" w:lineRule="auto"/>
                                    <w:jc w:val="center"/>
                                    <w:textDirection w:val="btLr"/>
                                  </w:pPr>
                                </w:p>
                              </w:txbxContent>
                            </v:textbox>
                          </v:rect>
                          <v:rect id="Rectangle 529929408" o:spid="_x0000_s1038" style="position:absolute;left:29154;top:5839;width:12378;height:910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" filled="f" stroked="f">
                            <v:textbox inset="2.53958mm,2.53958mm,2.53958mm,2.53958mm">
                              <w:txbxContent>
                                <w:p w14:paraId="2D1E22AE" w14:textId="77777777" w:rsidR="001D1787" w:rsidRDefault="00AA2F10">
                                  <w:pPr>
                                    <w:spacing w:after="0" w:line="240" w:lineRule="auto"/>
                                    <w:textDirection w:val="btLr"/>
                                  </w:pPr>
                                  <w:r>
                                    <w:rPr>
                                      <w:rFonts w:ascii="Arial" w:eastAsia="Arial" w:hAnsi="Arial" w:cs="Arial"/>
                                      <w:b/>
                                      <w:color w:val="000000"/>
                                    </w:rPr>
                                    <w:t xml:space="preserve">FAMILY </w:t>
                                  </w:r>
                                </w:p>
                                <w:p w14:paraId="78253F54" w14:textId="77777777" w:rsidR="001D1787" w:rsidRDefault="00AA2F10">
                                  <w:pPr>
                                    <w:spacing w:after="0" w:line="240" w:lineRule="auto"/>
                                    <w:textDirection w:val="btLr"/>
                                  </w:pPr>
                                  <w:r>
                                    <w:rPr>
                                      <w:rFonts w:ascii="Arial" w:eastAsia="Arial" w:hAnsi="Arial" w:cs="Arial"/>
                                      <w:b/>
                                      <w:color w:val="000000"/>
                                    </w:rPr>
                                    <w:t xml:space="preserve">PLANNING </w:t>
                                  </w:r>
                                </w:p>
                                <w:p w14:paraId="47FB7CB7" w14:textId="77777777" w:rsidR="001D1787" w:rsidRDefault="00AA2F10">
                                  <w:pPr>
                                    <w:spacing w:after="0" w:line="240" w:lineRule="auto"/>
                                    <w:textDirection w:val="btLr"/>
                                  </w:pPr>
                                  <w:r>
                                    <w:rPr>
                                      <w:rFonts w:ascii="Arial" w:eastAsia="Arial" w:hAnsi="Arial" w:cs="Arial"/>
                                      <w:b/>
                                      <w:color w:val="000000"/>
                                    </w:rPr>
                                    <w:t>UPTAKE</w:t>
                                  </w:r>
                                </w:p>
                              </w:txbxContent>
                            </v:textbox>
                          </v:rect>
                        </v:group>
                      </v:group>
                    </v:group>
                  </v:group>
                </v:group>
              </v:group>
            </w:pict>
          </mc:Fallback>
        </mc:AlternateContent>
      </w:r>
      <w:r>
        <w:rPr>
          <w:noProof/>
        </w:rPr>
        <mc:AlternateContent>
          <mc:Choice Requires="wps">
            <w:drawing>
              <wp:anchor distT="114300" distB="114300" distL="114300" distR="114300" simplePos="0" relativeHeight="251661312" behindDoc="0" locked="0" layoutInCell="1" hidden="0" allowOverlap="1" wp14:anchorId="72FA3DA4" wp14:editId="051BB91D">
                <wp:simplePos x="0" y="0"/>
                <wp:positionH relativeFrom="column">
                  <wp:posOffset>3765550</wp:posOffset>
                </wp:positionH>
                <wp:positionV relativeFrom="paragraph">
                  <wp:posOffset>3676650</wp:posOffset>
                </wp:positionV>
                <wp:extent cx="2623705" cy="614363"/>
                <wp:effectExtent l="0" t="0" r="0" b="0"/>
                <wp:wrapNone/>
                <wp:docPr id="1" name="Arrow: Chevron 1"/>
                <wp:cNvGraphicFramePr/>
                <a:graphic xmlns:a="http://schemas.openxmlformats.org/drawingml/2006/main">
                  <a:graphicData uri="http://schemas.microsoft.com/office/word/2010/wordprocessingShape">
                    <wps:wsp>
                      <wps:cNvSpPr/>
                      <wps:spPr>
                        <a:xfrm>
                          <a:off x="3827550" y="3457950"/>
                          <a:ext cx="3036900" cy="644100"/>
                        </a:xfrm>
                        <a:prstGeom prst="chevron">
                          <a:avLst>
                            <a:gd name="adj" fmla="val 50000"/>
                          </a:avLst>
                        </a:prstGeom>
                        <a:solidFill>
                          <a:srgbClr val="CFE2F3"/>
                        </a:solidFill>
                        <a:ln w="9525" cap="flat" cmpd="sng">
                          <a:solidFill>
                            <a:srgbClr val="000000"/>
                          </a:solidFill>
                          <a:prstDash val="solid"/>
                          <a:round/>
                          <a:headEnd type="none" w="sm" len="sm"/>
                          <a:tailEnd type="none" w="sm" len="sm"/>
                        </a:ln>
                      </wps:spPr>
                      <wps:txbx>
                        <w:txbxContent>
                          <w:p w14:paraId="1A094E33" w14:textId="77777777" w:rsidR="001D1787" w:rsidRDefault="00AA2F10">
                            <w:pPr>
                              <w:spacing w:after="0" w:line="240" w:lineRule="auto"/>
                              <w:jc w:val="center"/>
                              <w:textDirection w:val="btLr"/>
                            </w:pPr>
                            <w:r>
                              <w:rPr>
                                <w:rFonts w:ascii="Arial" w:eastAsia="Arial" w:hAnsi="Arial" w:cs="Arial"/>
                                <w:color w:val="000000"/>
                                <w:sz w:val="28"/>
                              </w:rPr>
                              <w:t>DEPENDENT VARIABLE</w:t>
                            </w:r>
                          </w:p>
                        </w:txbxContent>
                      </wps:txbx>
                      <wps:bodyPr spcFirstLastPara="1" wrap="square" lIns="91425" tIns="91425" rIns="91425" bIns="91425" anchor="ctr" anchorCtr="0">
                        <a:noAutofit/>
                      </wps:bodyPr>
                    </wps:wsp>
                  </a:graphicData>
                </a:graphic>
              </wp:anchor>
            </w:drawing>
          </mc:Choice>
          <mc:Fallback>
            <w:pict>
              <v:shapetype w14:anchorId="72FA3DA4" id="_x0000_t55" coordsize="21600,21600" o:spt="55" adj="16200" path="m@0,l,0@1,10800,,21600@0,21600,21600,10800xe">
                <v:stroke joinstyle="miter"/>
                <v:formulas>
                  <v:f eqn="val #0"/>
                  <v:f eqn="sum 21600 0 @0"/>
                  <v:f eqn="prod #0 1 2"/>
                </v:formulas>
                <v:path o:connecttype="custom" o:connectlocs="@2,0;@1,10800;@2,21600;21600,10800" o:connectangles="270,180,90,0" textboxrect="0,0,10800,21600;0,0,16200,21600;0,0,21600,21600"/>
                <v:handles>
                  <v:h position="#0,topLeft" xrange="0,21600"/>
                </v:handles>
              </v:shapetype>
              <v:shape id="Arrow: Chevron 1" o:spid="_x0000_s1039" type="#_x0000_t55" style="position:absolute;left:0;text-align:left;margin-left:296.5pt;margin-top:289.5pt;width:206.6pt;height:48.4pt;z-index:251661312;visibility:visible;mso-wrap-style:square;mso-wrap-distance-left:9pt;mso-wrap-distance-top:9pt;mso-wrap-distance-right:9pt;mso-wrap-distance-bottom:9pt;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" adj="19309" fillcolor="#cfe2f3">
                <v:stroke startarrowwidth="narrow" startarrowlength="short" endarrowwidth="narrow" endarrowlength="short" joinstyle="round"/>
                <v:textbox inset="2.53958mm,2.53958mm,2.53958mm,2.53958mm">
                  <w:txbxContent>
                    <w:p w14:paraId="1A094E33" w14:textId="77777777" w:rsidR="001D1787" w:rsidRDefault="00AA2F10">
                      <w:pPr>
                        <w:spacing w:after="0" w:line="240" w:lineRule="auto"/>
                        <w:jc w:val="center"/>
                        <w:textDirection w:val="btLr"/>
                      </w:pPr>
                      <w:r>
                        <w:rPr>
                          <w:rFonts w:ascii="Arial" w:eastAsia="Arial" w:hAnsi="Arial" w:cs="Arial"/>
                          <w:color w:val="000000"/>
                          <w:sz w:val="28"/>
                        </w:rPr>
                        <w:t>DEPENDENT VARIABLE</w:t>
                      </w:r>
                    </w:p>
                  </w:txbxContent>
                </v:textbox>
              </v:shape>
            </w:pict>
          </mc:Fallback>
        </mc:AlternateContent>
      </w:r>
      <w:r>
        <w:rPr>
          <w:noProof/>
        </w:rPr>
        <mc:AlternateContent>
          <mc:Choice Requires="wps">
            <w:drawing>
              <wp:anchor distT="114300" distB="114300" distL="114300" distR="114300" simplePos="0" relativeHeight="251662336" behindDoc="0" locked="0" layoutInCell="1" hidden="0" allowOverlap="1" wp14:anchorId="13993CD1" wp14:editId="78BEE900">
                <wp:simplePos x="0" y="0"/>
                <wp:positionH relativeFrom="column">
                  <wp:posOffset>273051</wp:posOffset>
                </wp:positionH>
                <wp:positionV relativeFrom="paragraph">
                  <wp:posOffset>3752850</wp:posOffset>
                </wp:positionV>
                <wp:extent cx="3057525" cy="542925"/>
                <wp:effectExtent l="0" t="0" r="0" b="0"/>
                <wp:wrapNone/>
                <wp:docPr id="3" name="Arrow: Pentagon 3"/>
                <wp:cNvGraphicFramePr/>
                <a:graphic xmlns:a="http://schemas.openxmlformats.org/drawingml/2006/main">
                  <a:graphicData uri="http://schemas.microsoft.com/office/word/2010/wordprocessingShape">
                    <wps:wsp>
                      <wps:cNvSpPr/>
                      <wps:spPr>
                        <a:xfrm>
                          <a:off x="3602550" y="3549900"/>
                          <a:ext cx="3486900" cy="460200"/>
                        </a:xfrm>
                        <a:prstGeom prst="homePlate">
                          <a:avLst>
                            <a:gd name="adj" fmla="val 50000"/>
                          </a:avLst>
                        </a:prstGeom>
                        <a:solidFill>
                          <a:srgbClr val="CFE2F3"/>
                        </a:solidFill>
                        <a:ln w="9525" cap="flat" cmpd="sng">
                          <a:solidFill>
                            <a:srgbClr val="000000"/>
                          </a:solidFill>
                          <a:prstDash val="solid"/>
                          <a:round/>
                          <a:headEnd type="none" w="sm" len="sm"/>
                          <a:tailEnd type="none" w="sm" len="sm"/>
                        </a:ln>
                      </wps:spPr>
                      <wps:txbx>
                        <w:txbxContent>
                          <w:p w14:paraId="6683B45F" w14:textId="77777777" w:rsidR="001D1787" w:rsidRDefault="00AA2F10">
                            <w:pPr>
                              <w:spacing w:after="0" w:line="240" w:lineRule="auto"/>
                              <w:jc w:val="center"/>
                              <w:textDirection w:val="btLr"/>
                            </w:pPr>
                            <w:r>
                              <w:rPr>
                                <w:rFonts w:ascii="Arial" w:eastAsia="Arial" w:hAnsi="Arial" w:cs="Arial"/>
                                <w:color w:val="000000"/>
                                <w:sz w:val="28"/>
                              </w:rPr>
                              <w:t>INDEPENDENT VARIABLE</w:t>
                            </w:r>
                          </w:p>
                        </w:txbxContent>
                      </wps:txbx>
                      <wps:bodyPr spcFirstLastPara="1" wrap="square" lIns="91425" tIns="91425" rIns="91425" bIns="91425" anchor="ctr" anchorCtr="0">
                        <a:noAutofit/>
                      </wps:bodyPr>
                    </wps:wsp>
                  </a:graphicData>
                </a:graphic>
              </wp:anchor>
            </w:drawing>
          </mc:Choice>
          <mc:Fallback>
            <w:pict>
              <v:shapetype w14:anchorId="13993CD1"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Arrow: Pentagon 3" o:spid="_x0000_s1040" type="#_x0000_t15" style="position:absolute;left:0;text-align:left;margin-left:21.5pt;margin-top:295.5pt;width:240.75pt;height:42.75pt;z-index:251662336;visibility:visible;mso-wrap-style:square;mso-wrap-distance-left:9pt;mso-wrap-distance-top:9pt;mso-wrap-distance-right:9pt;mso-wrap-distance-bottom:9pt;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" adj="20175" fillcolor="#cfe2f3">
                <v:stroke startarrowwidth="narrow" startarrowlength="short" endarrowwidth="narrow" endarrowlength="short" joinstyle="round"/>
                <v:textbox inset="2.53958mm,2.53958mm,2.53958mm,2.53958mm">
                  <w:txbxContent>
                    <w:p w14:paraId="6683B45F" w14:textId="77777777" w:rsidR="001D1787" w:rsidRDefault="00AA2F10">
                      <w:pPr>
                        <w:spacing w:after="0" w:line="240" w:lineRule="auto"/>
                        <w:jc w:val="center"/>
                        <w:textDirection w:val="btLr"/>
                      </w:pPr>
                      <w:r>
                        <w:rPr>
                          <w:rFonts w:ascii="Arial" w:eastAsia="Arial" w:hAnsi="Arial" w:cs="Arial"/>
                          <w:color w:val="000000"/>
                          <w:sz w:val="28"/>
                        </w:rPr>
                        <w:t>INDEPENDENT VARIABLE</w:t>
                      </w:r>
                    </w:p>
                  </w:txbxContent>
                </v:textbox>
              </v:shape>
            </w:pict>
          </mc:Fallback>
        </mc:AlternateContent>
      </w:r>
    </w:p>
    <w:p w14:paraId="00000105" w14:textId="77777777" w:rsidR="001D1787" w:rsidRDefault="001D1787" w:rsidP="00C760B5">
      <w:pPr>
        <w:spacing w:after="0" w:line="480" w:lineRule="auto"/>
        <w:jc w:val="center"/>
        <w:rPr>
          <w:rFonts w:ascii="Times New Roman" w:eastAsia="Times New Roman" w:hAnsi="Times New Roman" w:cs="Times New Roman"/>
          <w:sz w:val="24"/>
          <w:szCs w:val="24"/>
        </w:rPr>
      </w:pPr>
    </w:p>
    <w:p w14:paraId="00000106" w14:textId="77777777" w:rsidR="001D1787" w:rsidRDefault="001D1787" w:rsidP="00C760B5">
      <w:pPr>
        <w:spacing w:after="0" w:line="480" w:lineRule="auto"/>
        <w:rPr>
          <w:rFonts w:ascii="Times New Roman" w:eastAsia="Times New Roman" w:hAnsi="Times New Roman" w:cs="Times New Roman"/>
          <w:sz w:val="24"/>
          <w:szCs w:val="24"/>
        </w:rPr>
      </w:pPr>
    </w:p>
    <w:p w14:paraId="00000107" w14:textId="6E3AB585" w:rsidR="001D1787" w:rsidRDefault="00AA2F10" w:rsidP="00C760B5">
      <w:pPr>
        <w:pBdr>
          <w:top w:val="nil"/>
          <w:left w:val="nil"/>
          <w:bottom w:val="nil"/>
          <w:right w:val="nil"/>
          <w:between w:val="nil"/>
        </w:pBdr>
        <w:spacing w:after="0" w:line="240" w:lineRule="auto"/>
        <w:rPr>
          <w:rFonts w:ascii="Times New Roman" w:eastAsia="Times New Roman" w:hAnsi="Times New Roman" w:cs="Times New Roman"/>
          <w:i/>
          <w:iCs/>
          <w:color w:val="000000"/>
          <w:sz w:val="24"/>
          <w:szCs w:val="24"/>
        </w:rPr>
      </w:pPr>
      <w:bookmarkStart w:id="62" w:name="_heading=h.hqwi8sysb02n" w:colFirst="0" w:colLast="0"/>
      <w:bookmarkEnd w:id="62"/>
      <w:commentRangeStart w:id="63"/>
      <w:r>
        <w:rPr>
          <w:rFonts w:ascii="Times New Roman" w:eastAsia="Times New Roman" w:hAnsi="Times New Roman" w:cs="Times New Roman"/>
          <w:i/>
          <w:iCs/>
          <w:color w:val="000000"/>
          <w:sz w:val="24"/>
          <w:szCs w:val="24"/>
        </w:rPr>
        <w:t xml:space="preserve">Figure 1: Characteristics of information sources and the communication channels </w:t>
      </w:r>
      <w:r w:rsidR="00707C05">
        <w:rPr>
          <w:rFonts w:ascii="Times New Roman" w:eastAsia="Times New Roman" w:hAnsi="Times New Roman" w:cs="Times New Roman"/>
          <w:i/>
          <w:iCs/>
          <w:color w:val="000000"/>
          <w:sz w:val="24"/>
          <w:szCs w:val="24"/>
        </w:rPr>
        <w:t>utilised</w:t>
      </w:r>
      <w:r>
        <w:rPr>
          <w:rFonts w:ascii="Times New Roman" w:eastAsia="Times New Roman" w:hAnsi="Times New Roman" w:cs="Times New Roman"/>
          <w:i/>
          <w:iCs/>
          <w:color w:val="000000"/>
          <w:sz w:val="24"/>
          <w:szCs w:val="24"/>
        </w:rPr>
        <w:t xml:space="preserve"> in FP programs. Source: Griffins (2014)</w:t>
      </w:r>
      <w:commentRangeEnd w:id="63"/>
      <w:r w:rsidR="005D4D4A">
        <w:rPr>
          <w:rStyle w:val="CommentReference"/>
        </w:rPr>
        <w:commentReference w:id="63"/>
      </w:r>
    </w:p>
    <w:p w14:paraId="00000108" w14:textId="77777777" w:rsidR="001D1787" w:rsidRDefault="001D1787" w:rsidP="00C760B5">
      <w:pPr>
        <w:spacing w:after="0" w:line="480" w:lineRule="auto"/>
        <w:rPr>
          <w:rFonts w:ascii="Times New Roman" w:eastAsia="Times New Roman" w:hAnsi="Times New Roman" w:cs="Times New Roman"/>
          <w:sz w:val="24"/>
          <w:szCs w:val="24"/>
        </w:rPr>
      </w:pPr>
    </w:p>
    <w:p w14:paraId="00000109" w14:textId="50308B9F" w:rsidR="001D1787" w:rsidRDefault="00AA2F10" w:rsidP="00BF6D66">
      <w:pPr>
        <w:pStyle w:val="Heading2"/>
        <w:spacing w:after="0"/>
      </w:pPr>
      <w:bookmarkStart w:id="64" w:name="_Toc236420061"/>
      <w:r>
        <w:t>2.</w:t>
      </w:r>
      <w:r w:rsidR="00BF6D66">
        <w:t>8</w:t>
      </w:r>
      <w:r>
        <w:t xml:space="preserve"> </w:t>
      </w:r>
      <w:hyperlink w:anchor="_heading=h.9luv2m957hxv">
        <w:r w:rsidR="001D1787">
          <w:t>Summary</w:t>
        </w:r>
        <w:bookmarkEnd w:id="64"/>
      </w:hyperlink>
    </w:p>
    <w:p w14:paraId="0000010A" w14:textId="23B82B9E" w:rsidR="001D1787" w:rsidRDefault="00AA2F10" w:rsidP="00C760B5">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literature review outlines a summary of the body of research on communication elements influencing rural and marginalised women in Mandera County's adoption of family planning. The chapter critically </w:t>
      </w:r>
      <w:r w:rsidR="00707C05">
        <w:rPr>
          <w:rFonts w:ascii="Times New Roman" w:eastAsia="Times New Roman" w:hAnsi="Times New Roman" w:cs="Times New Roman"/>
          <w:sz w:val="24"/>
          <w:szCs w:val="24"/>
        </w:rPr>
        <w:t>analyses</w:t>
      </w:r>
      <w:r>
        <w:rPr>
          <w:rFonts w:ascii="Times New Roman" w:eastAsia="Times New Roman" w:hAnsi="Times New Roman" w:cs="Times New Roman"/>
          <w:sz w:val="24"/>
          <w:szCs w:val="24"/>
        </w:rPr>
        <w:t xml:space="preserve"> the theories of interpersonal communication, media richness, and reasoned action, drawing on a wide range of scholarly materials, including peer-reviewed papers, reports, and theoretical frameworks. The intricate dynamics of communication in the context of family planning decision-making are clarified by these theoretical frameworks. Additionally, the chapter explores barriers to effective communication of family planning programs among rural and marginalised women, identifying key challenges such as cultural norms, language barriers, and limited access to information and services. Through an analysis </w:t>
      </w:r>
      <w:r>
        <w:rPr>
          <w:rFonts w:ascii="Times New Roman" w:eastAsia="Times New Roman" w:hAnsi="Times New Roman" w:cs="Times New Roman"/>
          <w:sz w:val="24"/>
          <w:szCs w:val="24"/>
        </w:rPr>
        <w:lastRenderedPageBreak/>
        <w:t>of these factors, the chapter provides valuable insights into the multifaceted nature of communication in promoting family planning uptake and highlights the importance of addressing barriers to facilitate informed decision-making among rural and marginalised women in Mandera County.</w:t>
      </w:r>
    </w:p>
    <w:p w14:paraId="0000010B" w14:textId="77777777" w:rsidR="001D1787" w:rsidRDefault="00AA2F10" w:rsidP="00C760B5">
      <w:pPr>
        <w:pStyle w:val="Heading1"/>
        <w:spacing w:before="0"/>
        <w:rPr>
          <w:b w:val="0"/>
          <w:bCs w:val="0"/>
        </w:rPr>
      </w:pPr>
      <w:bookmarkStart w:id="65" w:name="_heading=h.v9c2sw1imhpw" w:colFirst="0" w:colLast="0"/>
      <w:bookmarkEnd w:id="65"/>
      <w:r>
        <w:br w:type="page"/>
      </w:r>
    </w:p>
    <w:p w14:paraId="0000010C" w14:textId="77777777" w:rsidR="001D1787" w:rsidRDefault="00AA2F10" w:rsidP="00C760B5">
      <w:pPr>
        <w:pStyle w:val="Heading1"/>
        <w:pBdr>
          <w:top w:val="nil"/>
          <w:left w:val="nil"/>
          <w:bottom w:val="nil"/>
          <w:right w:val="nil"/>
          <w:between w:val="nil"/>
        </w:pBdr>
        <w:spacing w:before="0"/>
      </w:pPr>
      <w:bookmarkStart w:id="66" w:name="_heading=h.yq7btlvzvjc8" w:colFirst="0" w:colLast="0"/>
      <w:bookmarkStart w:id="67" w:name="_Toc236420062"/>
      <w:bookmarkEnd w:id="66"/>
      <w:r>
        <w:lastRenderedPageBreak/>
        <w:t>CHAPTER THREE</w:t>
      </w:r>
      <w:bookmarkEnd w:id="67"/>
    </w:p>
    <w:p w14:paraId="0000010D" w14:textId="77777777" w:rsidR="001D1787" w:rsidRDefault="00AA2F10" w:rsidP="00C760B5">
      <w:pPr>
        <w:pStyle w:val="Heading1"/>
        <w:pBdr>
          <w:top w:val="nil"/>
          <w:left w:val="nil"/>
          <w:bottom w:val="nil"/>
          <w:right w:val="nil"/>
          <w:between w:val="nil"/>
        </w:pBdr>
        <w:spacing w:before="0"/>
        <w:rPr>
          <w:sz w:val="46"/>
          <w:szCs w:val="46"/>
        </w:rPr>
      </w:pPr>
      <w:bookmarkStart w:id="68" w:name="_heading=h.igs4zypo1z4f" w:colFirst="0" w:colLast="0"/>
      <w:bookmarkStart w:id="69" w:name="_Toc236420063"/>
      <w:bookmarkEnd w:id="68"/>
      <w:r>
        <w:t>METHODOLOGY</w:t>
      </w:r>
      <w:bookmarkEnd w:id="69"/>
    </w:p>
    <w:p w14:paraId="0000010E" w14:textId="77777777" w:rsidR="001D1787" w:rsidRDefault="00AA2F10" w:rsidP="00C760B5">
      <w:pPr>
        <w:pStyle w:val="Heading2"/>
        <w:keepNext w:val="0"/>
        <w:keepLines w:val="0"/>
        <w:spacing w:after="0"/>
        <w:jc w:val="both"/>
        <w:rPr>
          <w:color w:val="1155CC"/>
          <w:sz w:val="34"/>
          <w:szCs w:val="34"/>
          <w:u w:val="single"/>
        </w:rPr>
      </w:pPr>
      <w:bookmarkStart w:id="70" w:name="_heading=h.f8s66y8zis4x" w:colFirst="0" w:colLast="0"/>
      <w:bookmarkStart w:id="71" w:name="_Toc236420064"/>
      <w:bookmarkEnd w:id="70"/>
      <w:r>
        <w:t>3</w:t>
      </w:r>
      <w:hyperlink r:id="rId20" w:anchor="heading=h.avts01i73xwg">
        <w:r w:rsidR="001D1787">
          <w:t>.1 Introduction</w:t>
        </w:r>
        <w:bookmarkEnd w:id="71"/>
      </w:hyperlink>
    </w:p>
    <w:p w14:paraId="0000010F" w14:textId="77777777" w:rsidR="001D1787" w:rsidRDefault="00AA2F10" w:rsidP="00C760B5">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chapter covered a comprehensive inquiry into the communication elements impacting rural and underprivileged women in Mandera County's adoption of family planning. The general strategy and techniques used to meet the goals and research questions mentioned in Chapter One were described. It gave the reader a road map by outlining the methods used for the study's data collection, analysis, and research design. In order to guarantee the validity and reliability of the study's findings, this chapter sought to establish transparency, rigour, and coherence in the research process by outlining the methodological framework. The ethical factors guiding the research, such as participant confidentiality, informed consent, and adherence to pertinent rules, were also addressed.</w:t>
      </w:r>
    </w:p>
    <w:p w14:paraId="00000110" w14:textId="42931206" w:rsidR="001D1787" w:rsidRDefault="00AA2F10" w:rsidP="00C760B5">
      <w:pPr>
        <w:pStyle w:val="Heading2"/>
        <w:keepNext w:val="0"/>
        <w:keepLines w:val="0"/>
        <w:spacing w:after="0"/>
        <w:jc w:val="both"/>
        <w:rPr>
          <w:color w:val="1155CC"/>
          <w:sz w:val="34"/>
          <w:szCs w:val="34"/>
          <w:u w:val="single"/>
        </w:rPr>
      </w:pPr>
      <w:bookmarkStart w:id="72" w:name="_heading=h.bek4ynogxe8u" w:colFirst="0" w:colLast="0"/>
      <w:bookmarkStart w:id="73" w:name="_Toc236420065"/>
      <w:bookmarkEnd w:id="72"/>
      <w:r>
        <w:t>3</w:t>
      </w:r>
      <w:hyperlink r:id="rId21" w:anchor="heading=h.qqkliivaloke">
        <w:r w:rsidR="001D1787">
          <w:t>.</w:t>
        </w:r>
        <w:r w:rsidR="007F783C">
          <w:t>2</w:t>
        </w:r>
        <w:r w:rsidR="001D1787">
          <w:t xml:space="preserve"> Study Site</w:t>
        </w:r>
        <w:bookmarkEnd w:id="73"/>
      </w:hyperlink>
    </w:p>
    <w:p w14:paraId="00000111" w14:textId="77777777" w:rsidR="001D1787" w:rsidRDefault="00AA2F10" w:rsidP="00C760B5">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study area was Mandera County, which was bordered by Somalia to the east, Ethiopia to the North, and Wajir County to the southwest (Appendix 4). It had an area of 25,939.8 sq. km with a population of 1,200,890 according to the 2019 census. The study focused on Mandera County, Kenya, due to its critical need for improved family planning outcomes. The county exhibited a high fertility rate, approximately 7.7 births per woman (KNBS, 2019), which was more than double the national average of 3.4 births per woman. Despite existing family planning programs, uptake remained low in Mandera County, particularly among rural and marginalised women. This suggested a gap between program design and effective communication with the target population. The county also presented communication challenges due to potential language barriers, cultural sensitivities, and limited access to information. By investigating communication factors in this context, the research yielded insights applicable to similar settings and informed targeted communication strategies to </w:t>
      </w:r>
      <w:r>
        <w:rPr>
          <w:rFonts w:ascii="Times New Roman" w:eastAsia="Times New Roman" w:hAnsi="Times New Roman" w:cs="Times New Roman"/>
          <w:sz w:val="24"/>
          <w:szCs w:val="24"/>
        </w:rPr>
        <w:lastRenderedPageBreak/>
        <w:t>increase family planning uptake and improve maternal and child health in marginalised communities.</w:t>
      </w:r>
    </w:p>
    <w:p w14:paraId="00000112" w14:textId="40CE194F" w:rsidR="001D1787" w:rsidRDefault="00AA2F10" w:rsidP="00C760B5">
      <w:pPr>
        <w:pStyle w:val="Heading2"/>
        <w:keepNext w:val="0"/>
        <w:keepLines w:val="0"/>
        <w:spacing w:after="0"/>
        <w:jc w:val="both"/>
        <w:rPr>
          <w:sz w:val="34"/>
          <w:szCs w:val="34"/>
        </w:rPr>
      </w:pPr>
      <w:bookmarkStart w:id="74" w:name="_heading=h.p70z8o70gjuu" w:colFirst="0" w:colLast="0"/>
      <w:bookmarkStart w:id="75" w:name="_Toc236420066"/>
      <w:bookmarkEnd w:id="74"/>
      <w:r>
        <w:t>3</w:t>
      </w:r>
      <w:hyperlink r:id="rId22" w:anchor="heading=h.cx4p8sc863ek">
        <w:r w:rsidR="001D1787">
          <w:t>.</w:t>
        </w:r>
        <w:r w:rsidR="007F783C">
          <w:t>3</w:t>
        </w:r>
        <w:r w:rsidR="001D1787">
          <w:t xml:space="preserve"> Study</w:t>
        </w:r>
      </w:hyperlink>
      <w:r>
        <w:t xml:space="preserve"> design</w:t>
      </w:r>
      <w:bookmarkEnd w:id="75"/>
    </w:p>
    <w:p w14:paraId="00000113" w14:textId="5D73D940" w:rsidR="001D1787" w:rsidRDefault="00AA2F10" w:rsidP="00C760B5">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research adopted a cross-sectional study design with a mixed methods approach and </w:t>
      </w:r>
      <w:r w:rsidR="00707C05">
        <w:rPr>
          <w:rFonts w:ascii="Times New Roman" w:eastAsia="Times New Roman" w:hAnsi="Times New Roman" w:cs="Times New Roman"/>
          <w:sz w:val="24"/>
          <w:szCs w:val="24"/>
        </w:rPr>
        <w:t xml:space="preserve">a </w:t>
      </w:r>
      <w:r>
        <w:rPr>
          <w:rFonts w:ascii="Times New Roman" w:eastAsia="Times New Roman" w:hAnsi="Times New Roman" w:cs="Times New Roman"/>
          <w:sz w:val="24"/>
          <w:szCs w:val="24"/>
        </w:rPr>
        <w:t>structured evaluation framework to assess communication effectiveness. The cross-sectional design was an observational design where the investigator measured the exposures and outcomes at the same time (Setia, 2016). To address the effectiveness of communication strategies, the study incorporated a comprehensive evaluation plan with measurable indicators</w:t>
      </w:r>
      <w:r w:rsidR="00707C05">
        <w:rPr>
          <w:rFonts w:ascii="Times New Roman" w:eastAsia="Times New Roman" w:hAnsi="Times New Roman" w:cs="Times New Roman"/>
          <w:sz w:val="24"/>
          <w:szCs w:val="24"/>
        </w:rPr>
        <w:t>, including: pre-assessment of baseline family planning knowledge using validated questionnaires, post-exposure assessment of comprehension rates through structured interviews, participant feedback evaluation using a family planning questionnaire, and behaviour</w:t>
      </w:r>
      <w:r>
        <w:rPr>
          <w:rFonts w:ascii="Times New Roman" w:eastAsia="Times New Roman" w:hAnsi="Times New Roman" w:cs="Times New Roman"/>
          <w:sz w:val="24"/>
          <w:szCs w:val="24"/>
        </w:rPr>
        <w:t xml:space="preserve"> change tracking through self-reported contraceptive use patterns. Triangulation using quantitative and qualitative methods facilitated </w:t>
      </w:r>
      <w:r w:rsidR="00707C05">
        <w:rPr>
          <w:rFonts w:ascii="Times New Roman" w:eastAsia="Times New Roman" w:hAnsi="Times New Roman" w:cs="Times New Roman"/>
          <w:sz w:val="24"/>
          <w:szCs w:val="24"/>
        </w:rPr>
        <w:t xml:space="preserve">the </w:t>
      </w:r>
      <w:r>
        <w:rPr>
          <w:rFonts w:ascii="Times New Roman" w:eastAsia="Times New Roman" w:hAnsi="Times New Roman" w:cs="Times New Roman"/>
          <w:sz w:val="24"/>
          <w:szCs w:val="24"/>
        </w:rPr>
        <w:t>evaluation of communication effectiveness from diverse perspectives through surveys, interviews, and focus group discussions.</w:t>
      </w:r>
    </w:p>
    <w:bookmarkStart w:id="76" w:name="_heading=h.lybf5hjc2lx2" w:colFirst="0" w:colLast="0"/>
    <w:bookmarkStart w:id="77" w:name="_Toc236420067"/>
    <w:bookmarkEnd w:id="76"/>
    <w:p w14:paraId="00000116" w14:textId="5AB1E069" w:rsidR="001D1787" w:rsidRDefault="00000000" w:rsidP="00C760B5">
      <w:pPr>
        <w:pStyle w:val="Heading2"/>
        <w:keepNext w:val="0"/>
        <w:keepLines w:val="0"/>
        <w:spacing w:after="0"/>
        <w:jc w:val="both"/>
        <w:rPr>
          <w:color w:val="1155CC"/>
          <w:sz w:val="34"/>
          <w:szCs w:val="34"/>
          <w:u w:val="single"/>
        </w:rPr>
      </w:pPr>
      <w:sdt>
        <w:sdtPr>
          <w:tag w:val="goog_rdk_0"/>
          <w:id w:val="-1165468869"/>
        </w:sdtPr>
        <w:sdtContent>
          <w:bookmarkStart w:id="78" w:name="_heading=h.jqi3f74yqxu8" w:colFirst="0" w:colLast="0"/>
          <w:bookmarkEnd w:id="78"/>
        </w:sdtContent>
      </w:sdt>
      <w:r w:rsidR="00AA2F10">
        <w:t>3</w:t>
      </w:r>
      <w:hyperlink r:id="rId23" w:anchor="heading=h.lb780vln6xrl">
        <w:r w:rsidR="001D1787">
          <w:t>.4 Target Population</w:t>
        </w:r>
        <w:bookmarkEnd w:id="77"/>
      </w:hyperlink>
    </w:p>
    <w:p w14:paraId="00000117" w14:textId="3C67750B" w:rsidR="001D1787" w:rsidRDefault="00AA2F10" w:rsidP="00C760B5">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target population for this study was divided into two sections. The quantitative research focused on women of reproductive age, 18-49 years, in Mandera County. The latest information on population structure showed that there were 689,410 women in the county, making them a substantial sample group for understanding their family planning experiences</w:t>
      </w:r>
      <w:r w:rsidR="00707C05">
        <w:rPr>
          <w:rFonts w:ascii="Times New Roman" w:eastAsia="Times New Roman" w:hAnsi="Times New Roman" w:cs="Times New Roman"/>
          <w:sz w:val="24"/>
          <w:szCs w:val="24"/>
        </w:rPr>
        <w:t xml:space="preserve"> (KNBS, 2019)</w:t>
      </w:r>
      <w:r>
        <w:rPr>
          <w:rFonts w:ascii="Times New Roman" w:eastAsia="Times New Roman" w:hAnsi="Times New Roman" w:cs="Times New Roman"/>
          <w:sz w:val="24"/>
          <w:szCs w:val="24"/>
        </w:rPr>
        <w:t>.</w:t>
      </w:r>
    </w:p>
    <w:p w14:paraId="00000118" w14:textId="77777777" w:rsidR="001D1787" w:rsidRDefault="00AA2F10" w:rsidP="00C760B5">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the qualitative research, the target population entailed healthcare providers who had participated in implementing family planning (FP) programs in Mandera County. To gather the most relevant and in-depth information, this group was further narrowed down to specific healthcare professionals. This included doctors, nurses, midwives, Community Health Workers (CHWs), and family planning program managers. Each of these groups played a role in family </w:t>
      </w:r>
      <w:r>
        <w:rPr>
          <w:rFonts w:ascii="Times New Roman" w:eastAsia="Times New Roman" w:hAnsi="Times New Roman" w:cs="Times New Roman"/>
          <w:sz w:val="24"/>
          <w:szCs w:val="24"/>
        </w:rPr>
        <w:lastRenderedPageBreak/>
        <w:t>planning services and education. Doctors and nurses directly interacted with women seeking FP services, offering valuable insights into communication challenges during consultations. Midwives, particularly in rural areas, provided perspectives on women's needs and experiences. CHWs served as a bridge between communities and healthcare facilities, and they understood how family planning information was communicated within the community. Family planning program managers oversaw the implementation of FP programs in the county and understood programmatic challenges and existing communication strategies. By targeting a diverse range of healthcare providers within these groups, the research aimed to gain a comprehensive understanding of communication factors affecting family planning uptake in Mandera County.</w:t>
      </w:r>
    </w:p>
    <w:p w14:paraId="00000119" w14:textId="4D7A7C93" w:rsidR="001D1787" w:rsidRDefault="00AA2F10" w:rsidP="00C760B5">
      <w:pPr>
        <w:pStyle w:val="Heading2"/>
        <w:keepNext w:val="0"/>
        <w:keepLines w:val="0"/>
        <w:spacing w:after="0"/>
        <w:jc w:val="both"/>
        <w:rPr>
          <w:color w:val="1155CC"/>
          <w:sz w:val="34"/>
          <w:szCs w:val="34"/>
          <w:u w:val="single"/>
        </w:rPr>
      </w:pPr>
      <w:bookmarkStart w:id="79" w:name="_heading=h.cm6qdpdgui4f" w:colFirst="0" w:colLast="0"/>
      <w:bookmarkStart w:id="80" w:name="_Toc236420068"/>
      <w:bookmarkEnd w:id="79"/>
      <w:r>
        <w:t>3</w:t>
      </w:r>
      <w:hyperlink r:id="rId24" w:anchor="heading=h.rlpedb4qr3z">
        <w:r w:rsidR="001D1787">
          <w:t>.</w:t>
        </w:r>
        <w:r w:rsidR="007F783C">
          <w:t>5</w:t>
        </w:r>
        <w:r w:rsidR="001D1787">
          <w:t xml:space="preserve"> Sample Size</w:t>
        </w:r>
        <w:bookmarkEnd w:id="80"/>
      </w:hyperlink>
    </w:p>
    <w:p w14:paraId="0000011A" w14:textId="77777777" w:rsidR="001D1787" w:rsidRDefault="00AA2F10" w:rsidP="00C760B5">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Cochran's formula (Cochran, 1977) was used to determine the sample size for women in Mandera County who were of childbearing age. This was because Cochran's formula was suitable for research in resource-limited settings. Cochran's formula was expressed as:</w:t>
      </w:r>
    </w:p>
    <w:p w14:paraId="0000011B" w14:textId="5C0262C5" w:rsidR="001D1787" w:rsidRDefault="00AA2F10" w:rsidP="00C760B5">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 = </w:t>
      </w:r>
      <w:r w:rsidR="00707C05">
        <w:rPr>
          <w:rFonts w:ascii="Times New Roman" w:eastAsia="Times New Roman" w:hAnsi="Times New Roman" w:cs="Times New Roman"/>
          <w:sz w:val="24"/>
          <w:szCs w:val="24"/>
        </w:rPr>
        <w:t>(</w:t>
      </w:r>
      <w:r>
        <w:rPr>
          <w:rFonts w:ascii="Times New Roman" w:eastAsia="Times New Roman" w:hAnsi="Times New Roman" w:cs="Times New Roman"/>
          <w:sz w:val="24"/>
          <w:szCs w:val="24"/>
        </w:rPr>
        <w:t>Z²</w:t>
      </w:r>
      <w:r w:rsidR="00707C05">
        <w:rPr>
          <w:rFonts w:ascii="Times New Roman" w:eastAsia="Times New Roman" w:hAnsi="Times New Roman" w:cs="Times New Roman"/>
          <w:sz w:val="24"/>
          <w:szCs w:val="24"/>
        </w:rPr>
        <w:t>*</w:t>
      </w:r>
      <w:r>
        <w:rPr>
          <w:rFonts w:ascii="Times New Roman" w:eastAsia="Times New Roman" w:hAnsi="Times New Roman" w:cs="Times New Roman"/>
          <w:sz w:val="24"/>
          <w:szCs w:val="24"/>
        </w:rPr>
        <w:t>p</w:t>
      </w:r>
      <w:r w:rsidR="00707C05">
        <w:rPr>
          <w:rFonts w:ascii="Times New Roman" w:eastAsia="Times New Roman" w:hAnsi="Times New Roman" w:cs="Times New Roman"/>
          <w:sz w:val="24"/>
          <w:szCs w:val="24"/>
        </w:rPr>
        <w:t>*</w:t>
      </w:r>
      <w:r>
        <w:rPr>
          <w:rFonts w:ascii="Times New Roman" w:eastAsia="Times New Roman" w:hAnsi="Times New Roman" w:cs="Times New Roman"/>
          <w:sz w:val="24"/>
          <w:szCs w:val="24"/>
        </w:rPr>
        <w:t>q</w:t>
      </w:r>
      <w:r w:rsidR="00707C05">
        <w:rPr>
          <w:rFonts w:ascii="Times New Roman" w:eastAsia="Times New Roman" w:hAnsi="Times New Roman" w:cs="Times New Roman"/>
          <w:sz w:val="24"/>
          <w:szCs w:val="24"/>
        </w:rPr>
        <w:t>)</w:t>
      </w:r>
      <w:r>
        <w:rPr>
          <w:rFonts w:ascii="Times New Roman" w:eastAsia="Times New Roman" w:hAnsi="Times New Roman" w:cs="Times New Roman"/>
          <w:sz w:val="24"/>
          <w:szCs w:val="24"/>
        </w:rPr>
        <w:t>/e²</w:t>
      </w:r>
    </w:p>
    <w:p w14:paraId="0000011C" w14:textId="77777777" w:rsidR="001D1787" w:rsidRDefault="00AA2F10" w:rsidP="00C760B5">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Where:</w:t>
      </w:r>
    </w:p>
    <w:p w14:paraId="0000011D" w14:textId="77777777" w:rsidR="001D1787" w:rsidRDefault="00AA2F10" w:rsidP="00C760B5">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 = sample size</w:t>
      </w:r>
    </w:p>
    <w:p w14:paraId="0000011E" w14:textId="77777777" w:rsidR="001D1787" w:rsidRDefault="00AA2F10" w:rsidP="00C760B5">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Z = Desired confidence level (95%)</w:t>
      </w:r>
    </w:p>
    <w:p w14:paraId="0000011F" w14:textId="77777777" w:rsidR="001D1787" w:rsidRDefault="00AA2F10" w:rsidP="00C760B5">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 = Estimated proportion of women (0.5)</w:t>
      </w:r>
    </w:p>
    <w:p w14:paraId="00000120" w14:textId="77777777" w:rsidR="001D1787" w:rsidRDefault="00AA2F10" w:rsidP="00C760B5">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q = 1 - p</w:t>
      </w:r>
    </w:p>
    <w:p w14:paraId="00000121" w14:textId="77777777" w:rsidR="001D1787" w:rsidRDefault="00AA2F10" w:rsidP="00C760B5">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 = margin of error (expressed as a decimal)</w:t>
      </w:r>
    </w:p>
    <w:p w14:paraId="00000122" w14:textId="77777777" w:rsidR="001D1787" w:rsidRDefault="00AA2F10" w:rsidP="00C760B5">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Therefore:</w:t>
      </w:r>
    </w:p>
    <w:p w14:paraId="00000123" w14:textId="26B13E6A" w:rsidR="001D1787" w:rsidRDefault="00AA2F10" w:rsidP="00C760B5">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 = (</w:t>
      </w:r>
      <w:proofErr w:type="gramStart"/>
      <w:r>
        <w:rPr>
          <w:rFonts w:ascii="Times New Roman" w:eastAsia="Times New Roman" w:hAnsi="Times New Roman" w:cs="Times New Roman"/>
          <w:sz w:val="24"/>
          <w:szCs w:val="24"/>
        </w:rPr>
        <w:t>1.96)²</w:t>
      </w:r>
      <w:proofErr w:type="gram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0.5)(</w:t>
      </w:r>
      <w:proofErr w:type="gramEnd"/>
      <w:r>
        <w:rPr>
          <w:rFonts w:ascii="Times New Roman" w:eastAsia="Times New Roman" w:hAnsi="Times New Roman" w:cs="Times New Roman"/>
          <w:sz w:val="24"/>
          <w:szCs w:val="24"/>
        </w:rPr>
        <w:t>0.5)</w:t>
      </w:r>
      <w:proofErr w:type="gramStart"/>
      <w:r>
        <w:rPr>
          <w:rFonts w:ascii="Times New Roman" w:eastAsia="Times New Roman" w:hAnsi="Times New Roman" w:cs="Times New Roman"/>
          <w:sz w:val="24"/>
          <w:szCs w:val="24"/>
        </w:rPr>
        <w:t>/(0.</w:t>
      </w:r>
      <w:r w:rsidR="004A1266">
        <w:rPr>
          <w:rFonts w:ascii="Times New Roman" w:eastAsia="Times New Roman" w:hAnsi="Times New Roman" w:cs="Times New Roman"/>
          <w:sz w:val="24"/>
          <w:szCs w:val="24"/>
        </w:rPr>
        <w:t>075</w:t>
      </w:r>
      <w:r>
        <w:rPr>
          <w:rFonts w:ascii="Times New Roman" w:eastAsia="Times New Roman" w:hAnsi="Times New Roman" w:cs="Times New Roman"/>
          <w:sz w:val="24"/>
          <w:szCs w:val="24"/>
        </w:rPr>
        <w:t>)²</w:t>
      </w:r>
      <w:proofErr w:type="gramEnd"/>
    </w:p>
    <w:p w14:paraId="00000124" w14:textId="7EBACCE9" w:rsidR="001D1787" w:rsidRDefault="00AA2F10" w:rsidP="00C760B5">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 = 3.8416(0.25)/0.0</w:t>
      </w:r>
      <w:r w:rsidR="004A1266">
        <w:rPr>
          <w:rFonts w:ascii="Times New Roman" w:eastAsia="Times New Roman" w:hAnsi="Times New Roman" w:cs="Times New Roman"/>
          <w:sz w:val="24"/>
          <w:szCs w:val="24"/>
        </w:rPr>
        <w:t>05625</w:t>
      </w:r>
    </w:p>
    <w:p w14:paraId="00000125" w14:textId="4CB210B5" w:rsidR="001D1787" w:rsidRDefault="00AA2F10" w:rsidP="00C760B5">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 = </w:t>
      </w:r>
      <w:r w:rsidR="004A1266">
        <w:rPr>
          <w:rFonts w:ascii="Times New Roman" w:eastAsia="Times New Roman" w:hAnsi="Times New Roman" w:cs="Times New Roman"/>
          <w:sz w:val="24"/>
          <w:szCs w:val="24"/>
        </w:rPr>
        <w:t>171</w:t>
      </w:r>
      <w:r>
        <w:rPr>
          <w:rFonts w:ascii="Times New Roman" w:eastAsia="Times New Roman" w:hAnsi="Times New Roman" w:cs="Times New Roman"/>
          <w:sz w:val="24"/>
          <w:szCs w:val="24"/>
        </w:rPr>
        <w:t xml:space="preserve"> participants.</w:t>
      </w:r>
    </w:p>
    <w:p w14:paraId="00000126" w14:textId="15A96648" w:rsidR="001D1787" w:rsidRDefault="00AA2F10" w:rsidP="00C760B5">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To account for potential non-response, an anticipated non-response rate of 20%, a figure commonly applied in survey research in similar low-resource settings, was factored into the recruitment target. This was calculated as: adjusted sample size = n × (1 + non-response rate) = </w:t>
      </w:r>
      <w:r w:rsidR="004A1266">
        <w:rPr>
          <w:rFonts w:ascii="Times New Roman" w:eastAsia="Times New Roman" w:hAnsi="Times New Roman" w:cs="Times New Roman"/>
          <w:sz w:val="24"/>
          <w:szCs w:val="24"/>
        </w:rPr>
        <w:t>171</w:t>
      </w:r>
      <w:r>
        <w:rPr>
          <w:rFonts w:ascii="Times New Roman" w:eastAsia="Times New Roman" w:hAnsi="Times New Roman" w:cs="Times New Roman"/>
          <w:sz w:val="24"/>
          <w:szCs w:val="24"/>
        </w:rPr>
        <w:t xml:space="preserve"> × 1.20 = </w:t>
      </w:r>
      <w:r w:rsidR="004A1266">
        <w:rPr>
          <w:rFonts w:ascii="Times New Roman" w:eastAsia="Times New Roman" w:hAnsi="Times New Roman" w:cs="Times New Roman"/>
          <w:sz w:val="24"/>
          <w:szCs w:val="24"/>
        </w:rPr>
        <w:t>206</w:t>
      </w:r>
      <w:r>
        <w:rPr>
          <w:rFonts w:ascii="Times New Roman" w:eastAsia="Times New Roman" w:hAnsi="Times New Roman" w:cs="Times New Roman"/>
          <w:sz w:val="24"/>
          <w:szCs w:val="24"/>
        </w:rPr>
        <w:t xml:space="preserve">. The recruitment target was therefore set at </w:t>
      </w:r>
      <w:r w:rsidR="004A1266">
        <w:rPr>
          <w:rFonts w:ascii="Times New Roman" w:eastAsia="Times New Roman" w:hAnsi="Times New Roman" w:cs="Times New Roman"/>
          <w:sz w:val="24"/>
          <w:szCs w:val="24"/>
        </w:rPr>
        <w:t>206</w:t>
      </w:r>
      <w:r>
        <w:rPr>
          <w:rFonts w:ascii="Times New Roman" w:eastAsia="Times New Roman" w:hAnsi="Times New Roman" w:cs="Times New Roman"/>
          <w:sz w:val="24"/>
          <w:szCs w:val="24"/>
        </w:rPr>
        <w:t xml:space="preserve"> participants, providing a buffer of </w:t>
      </w:r>
      <w:r w:rsidR="004A1266">
        <w:rPr>
          <w:rFonts w:ascii="Times New Roman" w:eastAsia="Times New Roman" w:hAnsi="Times New Roman" w:cs="Times New Roman"/>
          <w:sz w:val="24"/>
          <w:szCs w:val="24"/>
        </w:rPr>
        <w:t>35</w:t>
      </w:r>
      <w:r>
        <w:rPr>
          <w:rFonts w:ascii="Times New Roman" w:eastAsia="Times New Roman" w:hAnsi="Times New Roman" w:cs="Times New Roman"/>
          <w:sz w:val="24"/>
          <w:szCs w:val="24"/>
        </w:rPr>
        <w:t xml:space="preserve"> potential non-responses while still achieving the minimum required sample of </w:t>
      </w:r>
      <w:r w:rsidR="004A1266">
        <w:rPr>
          <w:rFonts w:ascii="Times New Roman" w:eastAsia="Times New Roman" w:hAnsi="Times New Roman" w:cs="Times New Roman"/>
          <w:sz w:val="24"/>
          <w:szCs w:val="24"/>
        </w:rPr>
        <w:t>171</w:t>
      </w:r>
      <w:r>
        <w:rPr>
          <w:rFonts w:ascii="Times New Roman" w:eastAsia="Times New Roman" w:hAnsi="Times New Roman" w:cs="Times New Roman"/>
          <w:sz w:val="24"/>
          <w:szCs w:val="24"/>
        </w:rPr>
        <w:t xml:space="preserve"> completed interviews.</w:t>
      </w:r>
    </w:p>
    <w:p w14:paraId="00000127" w14:textId="657172CF" w:rsidR="001D1787" w:rsidRDefault="00AA2F10" w:rsidP="00C760B5">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key informant interview sample size was set at 20 participants based on established guidelines provided by the UCLA </w:t>
      </w:r>
      <w:proofErr w:type="spellStart"/>
      <w:r>
        <w:rPr>
          <w:rFonts w:ascii="Times New Roman" w:eastAsia="Times New Roman" w:hAnsi="Times New Roman" w:cs="Times New Roman"/>
          <w:sz w:val="24"/>
          <w:szCs w:val="24"/>
        </w:rPr>
        <w:t>Center</w:t>
      </w:r>
      <w:proofErr w:type="spellEnd"/>
      <w:r>
        <w:rPr>
          <w:rFonts w:ascii="Times New Roman" w:eastAsia="Times New Roman" w:hAnsi="Times New Roman" w:cs="Times New Roman"/>
          <w:sz w:val="24"/>
          <w:szCs w:val="24"/>
        </w:rPr>
        <w:t xml:space="preserve"> for Health Policy Research, which suggested that a sample size between 15 and 25 key informants was appropriate for qualitative research studies (Cite). This range was widely </w:t>
      </w:r>
      <w:r w:rsidR="00707C05">
        <w:rPr>
          <w:rFonts w:ascii="Times New Roman" w:eastAsia="Times New Roman" w:hAnsi="Times New Roman" w:cs="Times New Roman"/>
          <w:sz w:val="24"/>
          <w:szCs w:val="24"/>
        </w:rPr>
        <w:t>recognised</w:t>
      </w:r>
      <w:r>
        <w:rPr>
          <w:rFonts w:ascii="Times New Roman" w:eastAsia="Times New Roman" w:hAnsi="Times New Roman" w:cs="Times New Roman"/>
          <w:sz w:val="24"/>
          <w:szCs w:val="24"/>
        </w:rPr>
        <w:t xml:space="preserve"> in the field of qualitative research as sufficient to achieve data saturation, where no new information or themes emerge from additional interviews. By adhering to this recommended range, the study ensured that a diverse range of perspectives and experiences were captured, while also maintaining feasibility and practicality in terms of data collection and analysis. Additionally, a sample size of 20 key informants allowed for in-depth exploration of communication factors affecting family planning uptake among rural and marginalised women in Mandera County, providing rich and nuanced insights into the research topic. Therefore, setting the sample size at 20 participants aligned with established guidelines and best practices in qualitative research methodology.</w:t>
      </w:r>
    </w:p>
    <w:p w14:paraId="00000128" w14:textId="0083A7C9" w:rsidR="001D1787" w:rsidRDefault="00AA2F10" w:rsidP="00C760B5">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study purposively selected 20 key informants directly involved in family planning service provision across Mandera County. The selection included a balanced representation of healthcare professionals: 4 doctors (clinical officers or medical officers from sub-county hospitals), 6 nurses/midwives (from health </w:t>
      </w:r>
      <w:r w:rsidR="00707C05">
        <w:rPr>
          <w:rFonts w:ascii="Times New Roman" w:eastAsia="Times New Roman" w:hAnsi="Times New Roman" w:cs="Times New Roman"/>
          <w:sz w:val="24"/>
          <w:szCs w:val="24"/>
        </w:rPr>
        <w:t>centres</w:t>
      </w:r>
      <w:r>
        <w:rPr>
          <w:rFonts w:ascii="Times New Roman" w:eastAsia="Times New Roman" w:hAnsi="Times New Roman" w:cs="Times New Roman"/>
          <w:sz w:val="24"/>
          <w:szCs w:val="24"/>
        </w:rPr>
        <w:t xml:space="preserve"> and dispensaries), 8 Community Health Volunteers (CHVs) working in remote areas, and 2 county health management team members overseeing reproductive health programs. These informants were drawn from major health facilities</w:t>
      </w:r>
      <w:r w:rsidR="00707C05">
        <w:rPr>
          <w:rFonts w:ascii="Times New Roman" w:eastAsia="Times New Roman" w:hAnsi="Times New Roman" w:cs="Times New Roman"/>
          <w:sz w:val="24"/>
          <w:szCs w:val="24"/>
        </w:rPr>
        <w:t xml:space="preserve">, including Mandera County Referral Hospital, El-Wak Sub-County Hospital, </w:t>
      </w:r>
      <w:proofErr w:type="spellStart"/>
      <w:r w:rsidR="00707C05">
        <w:rPr>
          <w:rFonts w:ascii="Times New Roman" w:eastAsia="Times New Roman" w:hAnsi="Times New Roman" w:cs="Times New Roman"/>
          <w:sz w:val="24"/>
          <w:szCs w:val="24"/>
        </w:rPr>
        <w:t>Rhamu</w:t>
      </w:r>
      <w:proofErr w:type="spellEnd"/>
      <w:r w:rsidR="00707C05">
        <w:rPr>
          <w:rFonts w:ascii="Times New Roman" w:eastAsia="Times New Roman" w:hAnsi="Times New Roman" w:cs="Times New Roman"/>
          <w:sz w:val="24"/>
          <w:szCs w:val="24"/>
        </w:rPr>
        <w:t xml:space="preserve"> </w:t>
      </w:r>
      <w:r w:rsidR="00707C05">
        <w:rPr>
          <w:rFonts w:ascii="Times New Roman" w:eastAsia="Times New Roman" w:hAnsi="Times New Roman" w:cs="Times New Roman"/>
          <w:sz w:val="24"/>
          <w:szCs w:val="24"/>
        </w:rPr>
        <w:lastRenderedPageBreak/>
        <w:t xml:space="preserve">Health Centre, Lafey Health Centre, </w:t>
      </w:r>
      <w:proofErr w:type="spellStart"/>
      <w:r w:rsidR="00707C05">
        <w:rPr>
          <w:rFonts w:ascii="Times New Roman" w:eastAsia="Times New Roman" w:hAnsi="Times New Roman" w:cs="Times New Roman"/>
          <w:sz w:val="24"/>
          <w:szCs w:val="24"/>
        </w:rPr>
        <w:t>Banisa</w:t>
      </w:r>
      <w:proofErr w:type="spellEnd"/>
      <w:r w:rsidR="00707C05">
        <w:rPr>
          <w:rFonts w:ascii="Times New Roman" w:eastAsia="Times New Roman" w:hAnsi="Times New Roman" w:cs="Times New Roman"/>
          <w:sz w:val="24"/>
          <w:szCs w:val="24"/>
        </w:rPr>
        <w:t xml:space="preserve"> Health Centre</w:t>
      </w:r>
      <w:r>
        <w:rPr>
          <w:rFonts w:ascii="Times New Roman" w:eastAsia="Times New Roman" w:hAnsi="Times New Roman" w:cs="Times New Roman"/>
          <w:sz w:val="24"/>
          <w:szCs w:val="24"/>
        </w:rPr>
        <w:t xml:space="preserve">, and community health units in each sub-county. Selection criteria included a minimum of two years' experience in family planning service provision and direct engagement with rural and </w:t>
      </w:r>
      <w:r w:rsidR="00707C05">
        <w:rPr>
          <w:rFonts w:ascii="Times New Roman" w:eastAsia="Times New Roman" w:hAnsi="Times New Roman" w:cs="Times New Roman"/>
          <w:sz w:val="24"/>
          <w:szCs w:val="24"/>
        </w:rPr>
        <w:t>marginalised</w:t>
      </w:r>
      <w:r>
        <w:rPr>
          <w:rFonts w:ascii="Times New Roman" w:eastAsia="Times New Roman" w:hAnsi="Times New Roman" w:cs="Times New Roman"/>
          <w:sz w:val="24"/>
          <w:szCs w:val="24"/>
        </w:rPr>
        <w:t xml:space="preserve"> women.</w:t>
      </w:r>
    </w:p>
    <w:p w14:paraId="00000129" w14:textId="25C24526" w:rsidR="001D1787" w:rsidRDefault="007F783C" w:rsidP="007F783C">
      <w:pPr>
        <w:pStyle w:val="Heading2"/>
        <w:spacing w:after="0"/>
      </w:pPr>
      <w:bookmarkStart w:id="81" w:name="_Toc236420069"/>
      <w:r>
        <w:t>3.6 Inclusion criteria</w:t>
      </w:r>
      <w:bookmarkEnd w:id="81"/>
    </w:p>
    <w:p w14:paraId="0000012A" w14:textId="25263680" w:rsidR="001D1787" w:rsidRDefault="00AA2F10" w:rsidP="00C760B5">
      <w:pPr>
        <w:numPr>
          <w:ilvl w:val="0"/>
          <w:numId w:val="7"/>
        </w:num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inclusion criteria for quantitative data were women (18</w:t>
      </w:r>
      <w:r w:rsidR="00707C05">
        <w:rPr>
          <w:rFonts w:ascii="Times New Roman" w:eastAsia="Times New Roman" w:hAnsi="Times New Roman" w:cs="Times New Roman"/>
          <w:sz w:val="24"/>
          <w:szCs w:val="24"/>
        </w:rPr>
        <w:t xml:space="preserve"> – 49 years</w:t>
      </w:r>
      <w:r>
        <w:rPr>
          <w:rFonts w:ascii="Times New Roman" w:eastAsia="Times New Roman" w:hAnsi="Times New Roman" w:cs="Times New Roman"/>
          <w:sz w:val="24"/>
          <w:szCs w:val="24"/>
        </w:rPr>
        <w:t>) in Mandera County and/or their partners who had used FP methods in the last three months.</w:t>
      </w:r>
    </w:p>
    <w:p w14:paraId="0000012B" w14:textId="77777777" w:rsidR="001D1787" w:rsidRDefault="00AA2F10" w:rsidP="00C760B5">
      <w:pPr>
        <w:numPr>
          <w:ilvl w:val="0"/>
          <w:numId w:val="7"/>
        </w:num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They must have lived in Mandera County for at least two years.</w:t>
      </w:r>
    </w:p>
    <w:p w14:paraId="0000012C" w14:textId="77777777" w:rsidR="001D1787" w:rsidRDefault="00AA2F10" w:rsidP="00C760B5">
      <w:pPr>
        <w:numPr>
          <w:ilvl w:val="0"/>
          <w:numId w:val="7"/>
        </w:num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As for qualitative data, the inclusion criteria included HCPs who had experience in, and were involved in, FP programme delivery in Mandera County.</w:t>
      </w:r>
    </w:p>
    <w:p w14:paraId="0000012D" w14:textId="01905A0E" w:rsidR="001D1787" w:rsidRPr="007F783C" w:rsidRDefault="007F783C" w:rsidP="007F783C">
      <w:pPr>
        <w:pStyle w:val="Heading2"/>
        <w:spacing w:after="0"/>
      </w:pPr>
      <w:bookmarkStart w:id="82" w:name="_Toc236420070"/>
      <w:r>
        <w:t xml:space="preserve">3.7 </w:t>
      </w:r>
      <w:r w:rsidRPr="007F783C">
        <w:t>Exclusion criteria</w:t>
      </w:r>
      <w:bookmarkEnd w:id="82"/>
    </w:p>
    <w:p w14:paraId="0000012E" w14:textId="77777777" w:rsidR="001D1787" w:rsidRDefault="00AA2F10" w:rsidP="00C760B5">
      <w:pPr>
        <w:numPr>
          <w:ilvl w:val="0"/>
          <w:numId w:val="1"/>
        </w:num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Women (and/or their partners) below 18 years of age.</w:t>
      </w:r>
    </w:p>
    <w:p w14:paraId="0000012F" w14:textId="77777777" w:rsidR="001D1787" w:rsidRDefault="00AA2F10" w:rsidP="00C760B5">
      <w:pPr>
        <w:numPr>
          <w:ilvl w:val="0"/>
          <w:numId w:val="1"/>
        </w:num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Women (and/or their partners) who had not used any FP method in the three months preceding the study.</w:t>
      </w:r>
    </w:p>
    <w:p w14:paraId="00000130" w14:textId="77777777" w:rsidR="001D1787" w:rsidRDefault="00AA2F10" w:rsidP="00C760B5">
      <w:pPr>
        <w:numPr>
          <w:ilvl w:val="0"/>
          <w:numId w:val="1"/>
        </w:num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Women (and/or their partners) who had lived in Mandera County for less than two years.</w:t>
      </w:r>
    </w:p>
    <w:p w14:paraId="00000131" w14:textId="77777777" w:rsidR="001D1787" w:rsidRDefault="00AA2F10" w:rsidP="00C760B5">
      <w:pPr>
        <w:numPr>
          <w:ilvl w:val="0"/>
          <w:numId w:val="1"/>
        </w:num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HCPs who did not have experience in, or were not involved in, FP programme delivery and implementation in Mandera County.</w:t>
      </w:r>
    </w:p>
    <w:p w14:paraId="00000132" w14:textId="7804DA59" w:rsidR="001D1787" w:rsidRDefault="00AA2F10" w:rsidP="00C760B5">
      <w:pPr>
        <w:pStyle w:val="Heading2"/>
        <w:keepNext w:val="0"/>
        <w:keepLines w:val="0"/>
        <w:spacing w:after="0"/>
        <w:jc w:val="both"/>
        <w:rPr>
          <w:color w:val="1155CC"/>
          <w:sz w:val="34"/>
          <w:szCs w:val="34"/>
          <w:u w:val="single"/>
        </w:rPr>
      </w:pPr>
      <w:bookmarkStart w:id="83" w:name="_heading=h.7p1bz7d63s4q" w:colFirst="0" w:colLast="0"/>
      <w:bookmarkStart w:id="84" w:name="_Toc236420071"/>
      <w:bookmarkEnd w:id="83"/>
      <w:r>
        <w:t>3.</w:t>
      </w:r>
      <w:hyperlink r:id="rId25" w:anchor="heading=h.jg2nlrf3mkt3">
        <w:r w:rsidR="007F783C">
          <w:t>8</w:t>
        </w:r>
        <w:r w:rsidR="001D1787">
          <w:t xml:space="preserve"> Sampling Procedures</w:t>
        </w:r>
        <w:bookmarkEnd w:id="84"/>
      </w:hyperlink>
    </w:p>
    <w:p w14:paraId="00000133" w14:textId="7379D949" w:rsidR="001D1787" w:rsidRDefault="00AA2F10" w:rsidP="00C760B5">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researcher obtained a list of health centres across the county that offered FP services. Women who came to the clinics for FP services were purposely selected</w:t>
      </w:r>
      <w:r w:rsidR="0040436F">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and their eligibility to participate </w:t>
      </w:r>
      <w:r w:rsidR="0040436F">
        <w:rPr>
          <w:rFonts w:ascii="Times New Roman" w:eastAsia="Times New Roman" w:hAnsi="Times New Roman" w:cs="Times New Roman"/>
          <w:sz w:val="24"/>
          <w:szCs w:val="24"/>
        </w:rPr>
        <w:t xml:space="preserve">was </w:t>
      </w:r>
      <w:r>
        <w:rPr>
          <w:rFonts w:ascii="Times New Roman" w:eastAsia="Times New Roman" w:hAnsi="Times New Roman" w:cs="Times New Roman"/>
          <w:sz w:val="24"/>
          <w:szCs w:val="24"/>
        </w:rPr>
        <w:t xml:space="preserve">ascertained, after which they were asked to participate in the study. To ensure ethical standards were observed in the recruitment process, research assistants were trained and employed to assist in identifying and recruiting eligible participants for the study. The assistants were compensated and instructed on the ethical guidelines that aligned with their roles, which included coding participants' data to ensure confidentiality and data privacy. All </w:t>
      </w:r>
      <w:r>
        <w:rPr>
          <w:rFonts w:ascii="Times New Roman" w:eastAsia="Times New Roman" w:hAnsi="Times New Roman" w:cs="Times New Roman"/>
          <w:sz w:val="24"/>
          <w:szCs w:val="24"/>
        </w:rPr>
        <w:lastRenderedPageBreak/>
        <w:t>communications regarding the study were conducted in private settings by trained research personnel to prevent any inadvertent disclosure of FP use within the community.</w:t>
      </w:r>
    </w:p>
    <w:p w14:paraId="00000134" w14:textId="142F7A0D" w:rsidR="001D1787" w:rsidRDefault="00AA2F10" w:rsidP="00C760B5">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the qualitative component, healthcare workers were purposely selected to participate based on their role in offering FP services to women in the County. A structured purposive sampling approach was used to select the 20 key informants. The selection ensured representation across different healthcare cadres and geographical locations within Mandera County. The sample composition included 4 doctors/Medical Officers (at least 2 from rural facilities), 6 Nurses/Midwives (3 from rural and 3 from urban facilities), 8 Community Health Volunteers (CHVs, working in remote areas), and 2 county health management team members overseeing reproductive health programs. Selection criteria included a minimum of two years' experience providing or coordinating FP services in Mandera County, direct involvement in communication with women regarding FP services, and representation from both public and private health facilities where applicable. The selection process began with generating an initial list of potential participants through consultation with the County Health Management Team, followed by formal invitation letters sent to selected facilities requesting nomination of eligible staff. Final selection ensured gender balance (aiming for at least 40% female HCPs) and representation across all six sub-counties of Mandera. </w:t>
      </w:r>
    </w:p>
    <w:p w14:paraId="00000135" w14:textId="53AD9C23" w:rsidR="001D1787" w:rsidRDefault="00312F2A" w:rsidP="00385E5C">
      <w:pPr>
        <w:pStyle w:val="Heading2"/>
        <w:spacing w:after="0"/>
      </w:pPr>
      <w:bookmarkStart w:id="85" w:name="_Toc236420072"/>
      <w:r>
        <w:t>3.</w:t>
      </w:r>
      <w:r w:rsidR="007F783C">
        <w:t>9</w:t>
      </w:r>
      <w:r>
        <w:t xml:space="preserve"> Data collection procedures</w:t>
      </w:r>
      <w:bookmarkEnd w:id="85"/>
    </w:p>
    <w:p w14:paraId="00000136" w14:textId="5F962C26" w:rsidR="001D1787" w:rsidRDefault="00AA2F10" w:rsidP="00C760B5">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study used a mixed-method design to gather data for the research. Three key methods were used for primary data collection: Questionnaires, semi-structured interviews and focus group discussions. The structured questionnaires were distributed among </w:t>
      </w:r>
      <w:r w:rsidR="0040436F">
        <w:rPr>
          <w:rFonts w:ascii="Times New Roman" w:eastAsia="Times New Roman" w:hAnsi="Times New Roman" w:cs="Times New Roman"/>
          <w:sz w:val="24"/>
          <w:szCs w:val="24"/>
        </w:rPr>
        <w:t>206</w:t>
      </w:r>
      <w:r>
        <w:rPr>
          <w:rFonts w:ascii="Times New Roman" w:eastAsia="Times New Roman" w:hAnsi="Times New Roman" w:cs="Times New Roman"/>
          <w:sz w:val="24"/>
          <w:szCs w:val="24"/>
        </w:rPr>
        <w:t xml:space="preserve"> selected individuals drawn from the sampling population and covered socio-demographic characteristics, awareness </w:t>
      </w:r>
      <w:r w:rsidR="0040436F">
        <w:rPr>
          <w:rFonts w:ascii="Times New Roman" w:eastAsia="Times New Roman" w:hAnsi="Times New Roman" w:cs="Times New Roman"/>
          <w:sz w:val="24"/>
          <w:szCs w:val="24"/>
        </w:rPr>
        <w:t>of</w:t>
      </w:r>
      <w:r>
        <w:rPr>
          <w:rFonts w:ascii="Times New Roman" w:eastAsia="Times New Roman" w:hAnsi="Times New Roman" w:cs="Times New Roman"/>
          <w:sz w:val="24"/>
          <w:szCs w:val="24"/>
        </w:rPr>
        <w:t xml:space="preserve"> family planning, beliefs, communication preferences, and the challenges of using family planning</w:t>
      </w:r>
      <w:r w:rsidR="0040436F">
        <w:rPr>
          <w:rFonts w:ascii="Times New Roman" w:eastAsia="Times New Roman" w:hAnsi="Times New Roman" w:cs="Times New Roman"/>
          <w:sz w:val="24"/>
          <w:szCs w:val="24"/>
        </w:rPr>
        <w:t>. Of the 206, only 200 agreed to participate in the study</w:t>
      </w:r>
      <w:r>
        <w:rPr>
          <w:rFonts w:ascii="Times New Roman" w:eastAsia="Times New Roman" w:hAnsi="Times New Roman" w:cs="Times New Roman"/>
          <w:sz w:val="24"/>
          <w:szCs w:val="24"/>
        </w:rPr>
        <w:t xml:space="preserve">. Research assistants </w:t>
      </w:r>
      <w:r>
        <w:rPr>
          <w:rFonts w:ascii="Times New Roman" w:eastAsia="Times New Roman" w:hAnsi="Times New Roman" w:cs="Times New Roman"/>
          <w:sz w:val="24"/>
          <w:szCs w:val="24"/>
        </w:rPr>
        <w:lastRenderedPageBreak/>
        <w:t>conducted the interviews lasting between 30 and 45 minutes</w:t>
      </w:r>
      <w:r w:rsidR="0040436F">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ensuring a safe space where the women would freely share their views.</w:t>
      </w:r>
    </w:p>
    <w:p w14:paraId="00000137" w14:textId="62D1B88C" w:rsidR="001D1787" w:rsidRDefault="00AA2F10" w:rsidP="00C760B5">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Twenty key informant interviews were held with health workers who were engaged in the delivery of family planning services. </w:t>
      </w:r>
      <w:r w:rsidR="00312F2A">
        <w:rPr>
          <w:rFonts w:ascii="Times New Roman" w:eastAsia="Times New Roman" w:hAnsi="Times New Roman" w:cs="Times New Roman"/>
          <w:sz w:val="24"/>
          <w:szCs w:val="24"/>
        </w:rPr>
        <w:t xml:space="preserve">Semi-structured in-depth interviews lasting 45-60 minutes were conducted with each key informant. Interviews were audio-recorded with consent and conducted in private settings at the participants' workplaces or another location of their choosing. A standardised interview guide was used. </w:t>
      </w:r>
      <w:r>
        <w:rPr>
          <w:rFonts w:ascii="Times New Roman" w:eastAsia="Times New Roman" w:hAnsi="Times New Roman" w:cs="Times New Roman"/>
          <w:sz w:val="24"/>
          <w:szCs w:val="24"/>
        </w:rPr>
        <w:t>Each interview sought to understand healthcare providers' experiences with various communication difficulties, cultural obstacles, effective tactics and suggestions for enhancing conversation about family planning. Participants were requested to give consent to record the interviews. In addition, field notes were taken to note additional relevant information.</w:t>
      </w:r>
    </w:p>
    <w:p w14:paraId="0000013A" w14:textId="03FF202E" w:rsidR="001D1787" w:rsidRDefault="00312F2A" w:rsidP="00C760B5">
      <w:pPr>
        <w:spacing w:after="0" w:line="480" w:lineRule="auto"/>
        <w:jc w:val="both"/>
        <w:rPr>
          <w:rFonts w:ascii="Times New Roman" w:eastAsia="Times New Roman" w:hAnsi="Times New Roman" w:cs="Times New Roman"/>
          <w:sz w:val="24"/>
          <w:szCs w:val="24"/>
        </w:rPr>
      </w:pPr>
      <w:bookmarkStart w:id="86" w:name="_heading=h.8u70fpl1xlt4" w:colFirst="0" w:colLast="0"/>
      <w:bookmarkEnd w:id="86"/>
      <w:r>
        <w:rPr>
          <w:rFonts w:ascii="Times New Roman" w:eastAsia="Times New Roman" w:hAnsi="Times New Roman" w:cs="Times New Roman"/>
          <w:sz w:val="24"/>
          <w:szCs w:val="24"/>
        </w:rPr>
        <w:t>Focus group discussions served as an additional research method alongside one-to-one interviews and survey investigations. Each Focused Group Discussion comprised 8 to 10 women of reproductive age</w:t>
      </w:r>
      <w:r w:rsidR="0040436F">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and researchers conducted 6 separate FGDs in different sub-counties of Mandera. The researcher </w:t>
      </w:r>
      <w:r w:rsidR="0040436F">
        <w:rPr>
          <w:rFonts w:ascii="Times New Roman" w:eastAsia="Times New Roman" w:hAnsi="Times New Roman" w:cs="Times New Roman"/>
          <w:sz w:val="24"/>
          <w:szCs w:val="24"/>
        </w:rPr>
        <w:t>organised</w:t>
      </w:r>
      <w:r>
        <w:rPr>
          <w:rFonts w:ascii="Times New Roman" w:eastAsia="Times New Roman" w:hAnsi="Times New Roman" w:cs="Times New Roman"/>
          <w:sz w:val="24"/>
          <w:szCs w:val="24"/>
        </w:rPr>
        <w:t xml:space="preserve"> different focus group discussions stratified by age groups (18-24 years and 25-49 years) to create safe environments for free discussions. Specific sessions examined current birth control users and non-user groups to gain diverse insights. Community health volunteers and health facility registries recruited participants who represented different educational levels, marital status, and number of children for participant diversity. Focus Group Discussions were moderated and ran for 90 to 120 minutes using </w:t>
      </w:r>
      <w:r w:rsidR="0040436F">
        <w:rPr>
          <w:rFonts w:ascii="Times New Roman" w:eastAsia="Times New Roman" w:hAnsi="Times New Roman" w:cs="Times New Roman"/>
          <w:sz w:val="24"/>
          <w:szCs w:val="24"/>
        </w:rPr>
        <w:t xml:space="preserve">the </w:t>
      </w:r>
      <w:r>
        <w:rPr>
          <w:rFonts w:ascii="Times New Roman" w:eastAsia="Times New Roman" w:hAnsi="Times New Roman" w:cs="Times New Roman"/>
          <w:sz w:val="24"/>
          <w:szCs w:val="24"/>
        </w:rPr>
        <w:t>local language. Notes for the sessions were also taken.</w:t>
      </w:r>
    </w:p>
    <w:p w14:paraId="7CD4E684" w14:textId="77777777" w:rsidR="00312F2A" w:rsidRDefault="00AA2F10" w:rsidP="00C760B5">
      <w:pPr>
        <w:spacing w:after="0" w:line="480" w:lineRule="auto"/>
        <w:jc w:val="both"/>
        <w:rPr>
          <w:rFonts w:ascii="Times New Roman" w:eastAsia="Times New Roman" w:hAnsi="Times New Roman" w:cs="Times New Roman"/>
          <w:color w:val="EE0000"/>
          <w:sz w:val="24"/>
          <w:szCs w:val="24"/>
        </w:rPr>
      </w:pPr>
      <w:r>
        <w:rPr>
          <w:rFonts w:ascii="Times New Roman" w:eastAsia="Times New Roman" w:hAnsi="Times New Roman" w:cs="Times New Roman"/>
          <w:sz w:val="24"/>
          <w:szCs w:val="24"/>
        </w:rPr>
        <w:t xml:space="preserve">Audio recordings of discussions were obtained from participants who had consented to the recordings while following a </w:t>
      </w:r>
      <w:r w:rsidR="0040436F">
        <w:rPr>
          <w:rFonts w:ascii="Times New Roman" w:eastAsia="Times New Roman" w:hAnsi="Times New Roman" w:cs="Times New Roman"/>
          <w:sz w:val="24"/>
          <w:szCs w:val="24"/>
        </w:rPr>
        <w:t>standardised FGD guide that explored communication experiences and information sources and barriers,</w:t>
      </w:r>
      <w:r>
        <w:rPr>
          <w:rFonts w:ascii="Times New Roman" w:eastAsia="Times New Roman" w:hAnsi="Times New Roman" w:cs="Times New Roman"/>
          <w:sz w:val="24"/>
          <w:szCs w:val="24"/>
        </w:rPr>
        <w:t xml:space="preserve"> as well as suggestions for improvement. All </w:t>
      </w:r>
      <w:r>
        <w:rPr>
          <w:rFonts w:ascii="Times New Roman" w:eastAsia="Times New Roman" w:hAnsi="Times New Roman" w:cs="Times New Roman"/>
          <w:sz w:val="24"/>
          <w:szCs w:val="24"/>
        </w:rPr>
        <w:lastRenderedPageBreak/>
        <w:t xml:space="preserve">recorded audio files underwent </w:t>
      </w:r>
      <w:r w:rsidR="0040436F">
        <w:rPr>
          <w:rFonts w:ascii="Times New Roman" w:eastAsia="Times New Roman" w:hAnsi="Times New Roman" w:cs="Times New Roman"/>
          <w:sz w:val="24"/>
          <w:szCs w:val="24"/>
        </w:rPr>
        <w:t xml:space="preserve">verbatim </w:t>
      </w:r>
      <w:r>
        <w:rPr>
          <w:rFonts w:ascii="Times New Roman" w:eastAsia="Times New Roman" w:hAnsi="Times New Roman" w:cs="Times New Roman"/>
          <w:sz w:val="24"/>
          <w:szCs w:val="24"/>
        </w:rPr>
        <w:t>transcription and further translation to English</w:t>
      </w:r>
      <w:r w:rsidR="0040436F">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while field notes contained complementary data such as non-verbal cues and group dynamics. </w:t>
      </w:r>
    </w:p>
    <w:p w14:paraId="0000013B" w14:textId="2D8E4E0D" w:rsidR="001D1787" w:rsidRDefault="00312F2A" w:rsidP="00C760B5">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pilot study involving 5 women and 2 healthcare professionals was conducted to test data collection instruments and the accuracy and ease of the data entry and management systems before the start of the main data collection. The mixed method approach combining individual interviews with FGDs aimed to provide comprehensive insights into the topic.</w:t>
      </w:r>
    </w:p>
    <w:p w14:paraId="0000013C" w14:textId="6D814B53" w:rsidR="001D1787" w:rsidRDefault="007F783C" w:rsidP="007F783C">
      <w:pPr>
        <w:pStyle w:val="Heading2"/>
        <w:spacing w:after="0"/>
      </w:pPr>
      <w:bookmarkStart w:id="87" w:name="_Toc236420073"/>
      <w:r>
        <w:t>3.10 Data analysis procedures</w:t>
      </w:r>
      <w:bookmarkEnd w:id="87"/>
    </w:p>
    <w:p w14:paraId="0000013D" w14:textId="13504DE2" w:rsidR="001D1787" w:rsidRDefault="00AA2F10" w:rsidP="00C760B5">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rPr>
        <w:t xml:space="preserve">To meet the goals of the research, data analysis was </w:t>
      </w:r>
      <w:r w:rsidR="00312F2A">
        <w:rPr>
          <w:rFonts w:ascii="Times New Roman" w:eastAsia="Times New Roman" w:hAnsi="Times New Roman" w:cs="Times New Roman"/>
          <w:sz w:val="24"/>
        </w:rPr>
        <w:t>customised</w:t>
      </w:r>
      <w:r>
        <w:rPr>
          <w:rFonts w:ascii="Times New Roman" w:eastAsia="Times New Roman" w:hAnsi="Times New Roman" w:cs="Times New Roman"/>
          <w:sz w:val="24"/>
        </w:rPr>
        <w:t xml:space="preserve">. Descriptive statistics highlighted demographics and family planning knowledge, attitudes, and practices (KAP) for the quantitative component centred on women's experiences. Cross-tabulations were used to examine relationships between variables, such as location and practices or education and knowledge. Bivariate associations between communication and contextual variables and FP uptake were tested using the chi-square test of independence, with statistical significance set at p &lt; 0.05. Where chi-square tests indicated a significant association, bivariate logistic regression was subsequently conducted to estimate unadjusted odds ratios (OR) and 95% confidence intervals, guided by the conceptual framework. For qualitative data, a thematic approach was </w:t>
      </w:r>
      <w:r w:rsidR="00312F2A">
        <w:rPr>
          <w:rFonts w:ascii="Times New Roman" w:eastAsia="Times New Roman" w:hAnsi="Times New Roman" w:cs="Times New Roman"/>
          <w:sz w:val="24"/>
        </w:rPr>
        <w:t>utilised</w:t>
      </w:r>
      <w:r>
        <w:rPr>
          <w:rFonts w:ascii="Times New Roman" w:eastAsia="Times New Roman" w:hAnsi="Times New Roman" w:cs="Times New Roman"/>
          <w:sz w:val="24"/>
        </w:rPr>
        <w:t xml:space="preserve"> to uncover important topics related to counselling techniques, communication obstacles, and cultural issues from the viewpoints of healthcare practitioners. Narrative analysis was used to examine individual experiences once coding </w:t>
      </w:r>
      <w:r w:rsidR="00312F2A">
        <w:rPr>
          <w:rFonts w:ascii="Times New Roman" w:eastAsia="Times New Roman" w:hAnsi="Times New Roman" w:cs="Times New Roman"/>
          <w:sz w:val="24"/>
        </w:rPr>
        <w:t>categorised</w:t>
      </w:r>
      <w:r>
        <w:rPr>
          <w:rFonts w:ascii="Times New Roman" w:eastAsia="Times New Roman" w:hAnsi="Times New Roman" w:cs="Times New Roman"/>
          <w:sz w:val="24"/>
        </w:rPr>
        <w:t xml:space="preserve"> pertinent data segments. Lastly, triangulation combined quantitative and qualitative data to offer a deeper comprehension of communication-related elements.</w:t>
      </w:r>
    </w:p>
    <w:p w14:paraId="0000013E" w14:textId="4DCCB424" w:rsidR="001D1787" w:rsidRDefault="007F783C" w:rsidP="007F783C">
      <w:pPr>
        <w:pStyle w:val="Heading2"/>
        <w:spacing w:after="0"/>
      </w:pPr>
      <w:bookmarkStart w:id="88" w:name="_Toc236420074"/>
      <w:r>
        <w:t>3.11 Ethical considerations</w:t>
      </w:r>
      <w:bookmarkEnd w:id="88"/>
    </w:p>
    <w:p w14:paraId="0000013F" w14:textId="77777777" w:rsidR="001D1787" w:rsidRDefault="00AA2F10" w:rsidP="00C760B5">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ethical conduct of research was crucial. Translated forms and the right to withdraw guaranteed informed consent for this investigation. Security measures and anonymised data were used in conjunction with strict confidentiality rules. Each encounter was guided by </w:t>
      </w:r>
      <w:r>
        <w:rPr>
          <w:rFonts w:ascii="Times New Roman" w:eastAsia="Times New Roman" w:hAnsi="Times New Roman" w:cs="Times New Roman"/>
          <w:sz w:val="24"/>
          <w:szCs w:val="24"/>
        </w:rPr>
        <w:lastRenderedPageBreak/>
        <w:t>cultural awareness and respect for autonomy. Informed consent was sought from participants prior to conducting the study upon assessing their eligibility and explaining the study to them. The possible vulnerability of women from underprivileged and rural areas received special consideration by ensuring the research team was well-versed in the cultural aspects of the area. In partnership with regional stakeholders, community involvement was encouraged. The research was submitted to the National Commission for Science, Technology and Innovation (NACOSTI) for a research licence (Approval #NACOSTI/P/25/4178038). Permission was sought from the county leadership of Mandera to conduct the research.</w:t>
      </w:r>
    </w:p>
    <w:p w14:paraId="00000140" w14:textId="2FD75FDF" w:rsidR="001D1787" w:rsidRDefault="007F783C" w:rsidP="007F783C">
      <w:pPr>
        <w:pStyle w:val="Heading2"/>
        <w:spacing w:after="0"/>
      </w:pPr>
      <w:bookmarkStart w:id="89" w:name="_Toc236420075"/>
      <w:r>
        <w:t>3.12 Dissemination</w:t>
      </w:r>
      <w:bookmarkEnd w:id="89"/>
    </w:p>
    <w:p w14:paraId="00000141" w14:textId="1995A98A" w:rsidR="001D1787" w:rsidRDefault="00AA2F10" w:rsidP="00C760B5">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w:t>
      </w:r>
      <w:r w:rsidR="00D05C2E">
        <w:rPr>
          <w:rFonts w:ascii="Times New Roman" w:eastAsia="Times New Roman" w:hAnsi="Times New Roman" w:cs="Times New Roman"/>
          <w:sz w:val="24"/>
          <w:szCs w:val="24"/>
        </w:rPr>
        <w:t>maximise</w:t>
      </w:r>
      <w:r>
        <w:rPr>
          <w:rFonts w:ascii="Times New Roman" w:eastAsia="Times New Roman" w:hAnsi="Times New Roman" w:cs="Times New Roman"/>
          <w:sz w:val="24"/>
          <w:szCs w:val="24"/>
        </w:rPr>
        <w:t xml:space="preserve"> the impact of the research findings, the report will be available to the public through online venues, including institutional websites and open-access repositories. It will also be shared with women's </w:t>
      </w:r>
      <w:r w:rsidR="00D05C2E">
        <w:rPr>
          <w:rFonts w:ascii="Times New Roman" w:eastAsia="Times New Roman" w:hAnsi="Times New Roman" w:cs="Times New Roman"/>
          <w:sz w:val="24"/>
          <w:szCs w:val="24"/>
        </w:rPr>
        <w:t>organisations</w:t>
      </w:r>
      <w:r>
        <w:rPr>
          <w:rFonts w:ascii="Times New Roman" w:eastAsia="Times New Roman" w:hAnsi="Times New Roman" w:cs="Times New Roman"/>
          <w:sz w:val="24"/>
          <w:szCs w:val="24"/>
        </w:rPr>
        <w:t>, healthcare practitioners in Mandera County, and community leaders clearly and simply. Public awareness will be increased through media interaction, presentations at pertinent conferences and seminars. Policymakers will receive policy papers, and policy changes that alleviate communication hurdles will be promoted through partnerships with NGOs or government agencies.</w:t>
      </w:r>
    </w:p>
    <w:p w14:paraId="00000142" w14:textId="2965EE83" w:rsidR="001D1787" w:rsidRDefault="00AA2F10" w:rsidP="00C760B5">
      <w:pPr>
        <w:pStyle w:val="Heading2"/>
        <w:keepNext w:val="0"/>
        <w:keepLines w:val="0"/>
        <w:spacing w:after="0"/>
        <w:jc w:val="both"/>
        <w:rPr>
          <w:color w:val="1155CC"/>
          <w:sz w:val="34"/>
          <w:szCs w:val="34"/>
          <w:u w:val="single"/>
        </w:rPr>
      </w:pPr>
      <w:bookmarkStart w:id="90" w:name="_heading=h.j8jp7s7j2sue" w:colFirst="0" w:colLast="0"/>
      <w:bookmarkStart w:id="91" w:name="_Toc236420076"/>
      <w:bookmarkEnd w:id="90"/>
      <w:r>
        <w:t>3</w:t>
      </w:r>
      <w:hyperlink r:id="rId26" w:anchor="heading=h.y58bsk54g0lv">
        <w:r w:rsidR="001D1787">
          <w:t>.</w:t>
        </w:r>
        <w:r w:rsidR="007F783C">
          <w:t>13</w:t>
        </w:r>
        <w:r w:rsidR="001D1787">
          <w:t xml:space="preserve"> Summary</w:t>
        </w:r>
        <w:bookmarkEnd w:id="91"/>
      </w:hyperlink>
    </w:p>
    <w:p w14:paraId="00000143" w14:textId="728E6CCD" w:rsidR="001D1787" w:rsidRDefault="00AA2F10" w:rsidP="00C760B5">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Research Methodology section delineated the systematic approach adopted to investigate the communication factors influencing family planning uptake among rural and marginalised women in Mandera County. The section began with an introduction outlining its significance in achieving the research objectives. Data collection methods, including surveys, interviews, and document analysis, were described, with careful consideration given to instrument development and validation. Detailed procedures for participant selection, informed consent, and data analysis were outlined, </w:t>
      </w:r>
      <w:r w:rsidR="00D05C2E">
        <w:rPr>
          <w:rFonts w:ascii="Times New Roman" w:eastAsia="Times New Roman" w:hAnsi="Times New Roman" w:cs="Times New Roman"/>
          <w:sz w:val="24"/>
          <w:szCs w:val="24"/>
        </w:rPr>
        <w:t>emphasising</w:t>
      </w:r>
      <w:r>
        <w:rPr>
          <w:rFonts w:ascii="Times New Roman" w:eastAsia="Times New Roman" w:hAnsi="Times New Roman" w:cs="Times New Roman"/>
          <w:sz w:val="24"/>
          <w:szCs w:val="24"/>
        </w:rPr>
        <w:t xml:space="preserve"> ethical considerations and quality assurance measures. Additionally, the section acknowledged potential limitations, ensuring transparency </w:t>
      </w:r>
      <w:r>
        <w:rPr>
          <w:rFonts w:ascii="Times New Roman" w:eastAsia="Times New Roman" w:hAnsi="Times New Roman" w:cs="Times New Roman"/>
          <w:sz w:val="24"/>
          <w:szCs w:val="24"/>
        </w:rPr>
        <w:lastRenderedPageBreak/>
        <w:t>in the research process. Overall, the Research Methodology section provided a comprehensive framework for conducting the study, facilitating the exploration of communication dynamics in family planning decision-making among rural and marginalised women in Mandera County.</w:t>
      </w:r>
      <w:r>
        <w:br w:type="page"/>
      </w:r>
    </w:p>
    <w:p w14:paraId="00000144" w14:textId="77777777" w:rsidR="001D1787" w:rsidRDefault="00AA2F10" w:rsidP="00C760B5">
      <w:pPr>
        <w:pStyle w:val="Heading1"/>
        <w:keepNext w:val="0"/>
        <w:keepLines w:val="0"/>
        <w:pBdr>
          <w:top w:val="nil"/>
          <w:left w:val="nil"/>
          <w:bottom w:val="nil"/>
          <w:right w:val="nil"/>
          <w:between w:val="nil"/>
        </w:pBdr>
        <w:spacing w:before="0"/>
      </w:pPr>
      <w:bookmarkStart w:id="92" w:name="_heading=h.d7cmurxtvojt" w:colFirst="0" w:colLast="0"/>
      <w:bookmarkStart w:id="93" w:name="_Toc236420077"/>
      <w:bookmarkEnd w:id="92"/>
      <w:r>
        <w:lastRenderedPageBreak/>
        <w:t>CHAPTER FOUR</w:t>
      </w:r>
      <w:bookmarkEnd w:id="93"/>
    </w:p>
    <w:p w14:paraId="00000145" w14:textId="77777777" w:rsidR="001D1787" w:rsidRDefault="00AA2F10" w:rsidP="00C760B5">
      <w:pPr>
        <w:pStyle w:val="Heading1"/>
        <w:keepNext w:val="0"/>
        <w:keepLines w:val="0"/>
        <w:pBdr>
          <w:top w:val="nil"/>
          <w:left w:val="nil"/>
          <w:bottom w:val="nil"/>
          <w:right w:val="nil"/>
          <w:between w:val="nil"/>
        </w:pBdr>
        <w:spacing w:before="0"/>
        <w:rPr>
          <w:sz w:val="46"/>
          <w:szCs w:val="46"/>
        </w:rPr>
      </w:pPr>
      <w:bookmarkStart w:id="94" w:name="_heading=h.hhisof7kx3i1" w:colFirst="0" w:colLast="0"/>
      <w:bookmarkStart w:id="95" w:name="_Toc236420078"/>
      <w:bookmarkEnd w:id="94"/>
      <w:r>
        <w:t>RESULTS</w:t>
      </w:r>
      <w:bookmarkEnd w:id="95"/>
    </w:p>
    <w:p w14:paraId="00000146" w14:textId="77777777" w:rsidR="001D1787" w:rsidRDefault="00AA2F10" w:rsidP="00C760B5">
      <w:pPr>
        <w:pStyle w:val="Heading2"/>
        <w:keepNext w:val="0"/>
        <w:keepLines w:val="0"/>
        <w:spacing w:after="0"/>
        <w:jc w:val="both"/>
        <w:rPr>
          <w:sz w:val="34"/>
          <w:szCs w:val="34"/>
        </w:rPr>
      </w:pPr>
      <w:bookmarkStart w:id="96" w:name="_heading=h.bm7evobt4yep" w:colFirst="0" w:colLast="0"/>
      <w:bookmarkStart w:id="97" w:name="_Toc236420079"/>
      <w:bookmarkEnd w:id="96"/>
      <w:r>
        <w:t>4.1 Introduction</w:t>
      </w:r>
      <w:bookmarkEnd w:id="97"/>
    </w:p>
    <w:p w14:paraId="00000148" w14:textId="6C4C57AB" w:rsidR="001D1787" w:rsidRDefault="00AA2F10" w:rsidP="00C760B5">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rPr>
        <w:t xml:space="preserve">This chapter presents findings on the communication factors that influence the uptake of Family Planning (FP) among rural and </w:t>
      </w:r>
      <w:r w:rsidR="00D05C2E">
        <w:rPr>
          <w:rFonts w:ascii="Times New Roman" w:eastAsia="Times New Roman" w:hAnsi="Times New Roman" w:cs="Times New Roman"/>
          <w:sz w:val="24"/>
        </w:rPr>
        <w:t>marginalised</w:t>
      </w:r>
      <w:r>
        <w:rPr>
          <w:rFonts w:ascii="Times New Roman" w:eastAsia="Times New Roman" w:hAnsi="Times New Roman" w:cs="Times New Roman"/>
          <w:sz w:val="24"/>
        </w:rPr>
        <w:t xml:space="preserve"> women in Mandera County, Kenya, based on field data collected from 200 women of reproductive age attending government health facilities. Results are </w:t>
      </w:r>
      <w:r w:rsidR="00D05C2E">
        <w:rPr>
          <w:rFonts w:ascii="Times New Roman" w:eastAsia="Times New Roman" w:hAnsi="Times New Roman" w:cs="Times New Roman"/>
          <w:sz w:val="24"/>
        </w:rPr>
        <w:t>organised</w:t>
      </w:r>
      <w:r>
        <w:rPr>
          <w:rFonts w:ascii="Times New Roman" w:eastAsia="Times New Roman" w:hAnsi="Times New Roman" w:cs="Times New Roman"/>
          <w:sz w:val="24"/>
        </w:rPr>
        <w:t xml:space="preserve"> around five areas: (1) socio-demographic characteristics of respondents; (2) barriers and challenges to FP communication; (3) effectiveness of specific communication strategies; (4) contextual, cultural, social,</w:t>
      </w:r>
      <w:r w:rsidR="00D05C2E">
        <w:rPr>
          <w:rFonts w:ascii="Times New Roman" w:eastAsia="Times New Roman" w:hAnsi="Times New Roman" w:cs="Times New Roman"/>
          <w:sz w:val="24"/>
        </w:rPr>
        <w:t xml:space="preserve"> economic</w:t>
      </w:r>
      <w:r>
        <w:rPr>
          <w:rFonts w:ascii="Times New Roman" w:eastAsia="Times New Roman" w:hAnsi="Times New Roman" w:cs="Times New Roman"/>
          <w:sz w:val="24"/>
        </w:rPr>
        <w:t xml:space="preserve"> and systemic factors that influence FP </w:t>
      </w:r>
      <w:r w:rsidRPr="00C760B5">
        <w:rPr>
          <w:rFonts w:ascii="Times New Roman" w:eastAsia="Times New Roman" w:hAnsi="Times New Roman" w:cs="Times New Roman"/>
          <w:sz w:val="24"/>
        </w:rPr>
        <w:t>uptake; and (5) a multivariable model combining the strongest predictors.</w:t>
      </w:r>
      <w:r>
        <w:rPr>
          <w:rFonts w:ascii="Times New Roman" w:eastAsia="Times New Roman" w:hAnsi="Times New Roman" w:cs="Times New Roman"/>
          <w:sz w:val="24"/>
        </w:rPr>
        <w:t xml:space="preserve"> Quantitative survey data are triangulated with qualitative findings from </w:t>
      </w:r>
      <w:r w:rsidR="00D05C2E">
        <w:rPr>
          <w:rFonts w:ascii="Times New Roman" w:eastAsia="Times New Roman" w:hAnsi="Times New Roman" w:cs="Times New Roman"/>
          <w:sz w:val="24"/>
        </w:rPr>
        <w:t>focus group discussions</w:t>
      </w:r>
      <w:r>
        <w:rPr>
          <w:rFonts w:ascii="Times New Roman" w:eastAsia="Times New Roman" w:hAnsi="Times New Roman" w:cs="Times New Roman"/>
          <w:sz w:val="24"/>
        </w:rPr>
        <w:t xml:space="preserve"> (FGDs) and </w:t>
      </w:r>
      <w:r w:rsidR="00D05C2E">
        <w:rPr>
          <w:rFonts w:ascii="Times New Roman" w:eastAsia="Times New Roman" w:hAnsi="Times New Roman" w:cs="Times New Roman"/>
          <w:sz w:val="24"/>
        </w:rPr>
        <w:t>k</w:t>
      </w:r>
      <w:r>
        <w:rPr>
          <w:rFonts w:ascii="Times New Roman" w:eastAsia="Times New Roman" w:hAnsi="Times New Roman" w:cs="Times New Roman"/>
          <w:sz w:val="24"/>
        </w:rPr>
        <w:t xml:space="preserve">ey </w:t>
      </w:r>
      <w:r w:rsidR="00D05C2E">
        <w:rPr>
          <w:rFonts w:ascii="Times New Roman" w:eastAsia="Times New Roman" w:hAnsi="Times New Roman" w:cs="Times New Roman"/>
          <w:sz w:val="24"/>
        </w:rPr>
        <w:t>i</w:t>
      </w:r>
      <w:r>
        <w:rPr>
          <w:rFonts w:ascii="Times New Roman" w:eastAsia="Times New Roman" w:hAnsi="Times New Roman" w:cs="Times New Roman"/>
          <w:sz w:val="24"/>
        </w:rPr>
        <w:t xml:space="preserve">nformant </w:t>
      </w:r>
      <w:r w:rsidR="00D05C2E">
        <w:rPr>
          <w:rFonts w:ascii="Times New Roman" w:eastAsia="Times New Roman" w:hAnsi="Times New Roman" w:cs="Times New Roman"/>
          <w:sz w:val="24"/>
        </w:rPr>
        <w:t>i</w:t>
      </w:r>
      <w:r>
        <w:rPr>
          <w:rFonts w:ascii="Times New Roman" w:eastAsia="Times New Roman" w:hAnsi="Times New Roman" w:cs="Times New Roman"/>
          <w:sz w:val="24"/>
        </w:rPr>
        <w:t>nterviews (KIIs) throughout.</w:t>
      </w:r>
      <w:r w:rsidR="00D05C2E">
        <w:rPr>
          <w:rFonts w:ascii="Times New Roman" w:eastAsia="Times New Roman" w:hAnsi="Times New Roman" w:cs="Times New Roman"/>
          <w:sz w:val="24"/>
          <w:szCs w:val="24"/>
        </w:rPr>
        <w:t xml:space="preserve"> </w:t>
      </w:r>
      <w:r>
        <w:rPr>
          <w:rFonts w:ascii="Times New Roman" w:eastAsia="Times New Roman" w:hAnsi="Times New Roman" w:cs="Times New Roman"/>
          <w:sz w:val="24"/>
        </w:rPr>
        <w:t xml:space="preserve"> All tests were evaluated at the conventional two-tailed significance threshold of α = .05.</w:t>
      </w:r>
    </w:p>
    <w:p w14:paraId="00000149" w14:textId="77777777" w:rsidR="001D1787" w:rsidRDefault="00AA2F10" w:rsidP="00C760B5">
      <w:pPr>
        <w:pStyle w:val="Heading2"/>
        <w:keepNext w:val="0"/>
        <w:keepLines w:val="0"/>
        <w:spacing w:after="0"/>
        <w:jc w:val="both"/>
        <w:rPr>
          <w:sz w:val="34"/>
          <w:szCs w:val="34"/>
        </w:rPr>
      </w:pPr>
      <w:bookmarkStart w:id="98" w:name="_heading=h.xfof29wki6pt" w:colFirst="0" w:colLast="0"/>
      <w:bookmarkStart w:id="99" w:name="_Toc236420080"/>
      <w:bookmarkEnd w:id="98"/>
      <w:r>
        <w:t>4.2 Socio-Demographic Characteristics of Respondents</w:t>
      </w:r>
      <w:bookmarkEnd w:id="99"/>
    </w:p>
    <w:p w14:paraId="0000014A" w14:textId="77777777" w:rsidR="001D1787" w:rsidRDefault="00AA2F10" w:rsidP="00C760B5">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rPr>
        <w:t>Two hundred women of reproductive age (18–49 years) attending government health facilities in Mandera County participated in the study. Of the 200 women, 124 respondents (62.0%) reported current use of a modern FP method at the time of the survey, while the remaining 76 (38.0%) did not. Table 4.1 presents the distribution of key socio-demographic characteristics. The largest age group was 21–26 years (24.0%), representing women in early marriage and childbearing. Most respondents were married (84.5%) and had attained primary education (45.0%) or no formal education (40.0%). All respondents identified as Muslim, and the majority were homemakers or engaged in informal economic activities (87.0%).</w:t>
      </w:r>
    </w:p>
    <w:p w14:paraId="5619CD08" w14:textId="77777777" w:rsidR="00756074" w:rsidRDefault="00756074">
      <w:pPr>
        <w:rPr>
          <w:rFonts w:ascii="Times New Roman" w:eastAsia="Times New Roman" w:hAnsi="Times New Roman" w:cs="Times New Roman"/>
          <w:sz w:val="24"/>
        </w:rPr>
      </w:pPr>
      <w:r>
        <w:rPr>
          <w:rFonts w:ascii="Times New Roman" w:eastAsia="Times New Roman" w:hAnsi="Times New Roman" w:cs="Times New Roman"/>
          <w:sz w:val="24"/>
        </w:rPr>
        <w:br w:type="page"/>
      </w:r>
    </w:p>
    <w:p w14:paraId="0000014B" w14:textId="1F6A8FC2" w:rsidR="001D1787" w:rsidRPr="002D10AF" w:rsidRDefault="00AA2F10" w:rsidP="00C760B5">
      <w:pPr>
        <w:spacing w:after="0" w:line="480" w:lineRule="auto"/>
        <w:jc w:val="both"/>
        <w:rPr>
          <w:rFonts w:ascii="Times New Roman" w:eastAsia="Times New Roman" w:hAnsi="Times New Roman" w:cs="Times New Roman"/>
          <w:b/>
          <w:bCs/>
          <w:sz w:val="24"/>
          <w:szCs w:val="24"/>
        </w:rPr>
      </w:pPr>
      <w:r w:rsidRPr="002D10AF">
        <w:rPr>
          <w:rFonts w:ascii="Times New Roman" w:eastAsia="Times New Roman" w:hAnsi="Times New Roman" w:cs="Times New Roman"/>
          <w:b/>
          <w:bCs/>
          <w:sz w:val="24"/>
        </w:rPr>
        <w:lastRenderedPageBreak/>
        <w:t>Table 4.1</w:t>
      </w:r>
    </w:p>
    <w:p w14:paraId="00D28862" w14:textId="77777777" w:rsidR="000E5621" w:rsidRDefault="00AA2F10" w:rsidP="00C760B5">
      <w:pPr>
        <w:spacing w:after="0"/>
      </w:pPr>
      <w:r>
        <w:rPr>
          <w:rFonts w:ascii="Times New Roman" w:eastAsia="Times New Roman" w:hAnsi="Times New Roman" w:cs="Times New Roman"/>
          <w:i/>
          <w:sz w:val="24"/>
        </w:rPr>
        <w:t>Socio-Demographic Characteristics of Respondents (N = 200)</w:t>
      </w:r>
    </w:p>
    <w:tbl>
      <w:tblPr>
        <w:tblW w:w="0" w:type="auto"/>
        <w:tblLayout w:type="fixed"/>
        <w:tblLook w:val="04A0" w:firstRow="1" w:lastRow="0" w:firstColumn="1" w:lastColumn="0" w:noHBand="0" w:noVBand="1"/>
      </w:tblPr>
      <w:tblGrid>
        <w:gridCol w:w="2880"/>
        <w:gridCol w:w="3312"/>
        <w:gridCol w:w="2160"/>
      </w:tblGrid>
      <w:tr w:rsidR="000E5621" w14:paraId="32FB3E25" w14:textId="77777777">
        <w:tc>
          <w:tcPr>
            <w:tcW w:w="2880" w:type="dxa"/>
            <w:tcBorders>
              <w:top w:val="single" w:sz="8" w:space="0" w:color="000000"/>
              <w:left w:val="nil"/>
              <w:bottom w:val="single" w:sz="6" w:space="0" w:color="000000"/>
              <w:right w:val="nil"/>
            </w:tcBorders>
          </w:tcPr>
          <w:p w14:paraId="27C6D0A0" w14:textId="77777777" w:rsidR="000E5621" w:rsidRDefault="00AA2F10" w:rsidP="00C760B5">
            <w:pPr>
              <w:spacing w:after="0"/>
              <w:jc w:val="center"/>
            </w:pPr>
            <w:r>
              <w:rPr>
                <w:rFonts w:ascii="Times New Roman" w:eastAsia="Times New Roman" w:hAnsi="Times New Roman" w:cs="Times New Roman"/>
                <w:b/>
                <w:sz w:val="21"/>
              </w:rPr>
              <w:t>Characteristic</w:t>
            </w:r>
          </w:p>
        </w:tc>
        <w:tc>
          <w:tcPr>
            <w:tcW w:w="3312" w:type="dxa"/>
            <w:tcBorders>
              <w:top w:val="single" w:sz="8" w:space="0" w:color="000000"/>
              <w:left w:val="nil"/>
              <w:bottom w:val="single" w:sz="6" w:space="0" w:color="000000"/>
              <w:right w:val="nil"/>
            </w:tcBorders>
          </w:tcPr>
          <w:p w14:paraId="113E465F" w14:textId="77777777" w:rsidR="000E5621" w:rsidRDefault="00AA2F10" w:rsidP="00C760B5">
            <w:pPr>
              <w:spacing w:after="0"/>
              <w:jc w:val="center"/>
            </w:pPr>
            <w:r>
              <w:rPr>
                <w:rFonts w:ascii="Times New Roman" w:eastAsia="Times New Roman" w:hAnsi="Times New Roman" w:cs="Times New Roman"/>
                <w:b/>
                <w:sz w:val="21"/>
              </w:rPr>
              <w:t>Category</w:t>
            </w:r>
          </w:p>
        </w:tc>
        <w:tc>
          <w:tcPr>
            <w:tcW w:w="2160" w:type="dxa"/>
            <w:tcBorders>
              <w:top w:val="single" w:sz="8" w:space="0" w:color="000000"/>
              <w:left w:val="nil"/>
              <w:bottom w:val="single" w:sz="6" w:space="0" w:color="000000"/>
              <w:right w:val="nil"/>
            </w:tcBorders>
          </w:tcPr>
          <w:p w14:paraId="1D1E6AFD" w14:textId="414E7F37" w:rsidR="000E5621" w:rsidRDefault="00AA2F10" w:rsidP="00C760B5">
            <w:pPr>
              <w:spacing w:after="0"/>
              <w:jc w:val="center"/>
            </w:pPr>
            <w:r>
              <w:rPr>
                <w:rFonts w:ascii="Times New Roman" w:eastAsia="Times New Roman" w:hAnsi="Times New Roman" w:cs="Times New Roman"/>
                <w:b/>
                <w:sz w:val="21"/>
              </w:rPr>
              <w:t xml:space="preserve">n </w:t>
            </w:r>
            <w:ins w:id="100" w:author="Yego, Faith Hilda" w:date="2026-08-30T14:22:00Z" w16du:dateUtc="2026-08-30T11:22:00Z">
              <w:r w:rsidR="005D4D4A">
                <w:rPr>
                  <w:rFonts w:ascii="Times New Roman" w:eastAsia="Times New Roman" w:hAnsi="Times New Roman" w:cs="Times New Roman"/>
                  <w:b/>
                  <w:sz w:val="21"/>
                </w:rPr>
                <w:t xml:space="preserve">=200 </w:t>
              </w:r>
            </w:ins>
            <w:r>
              <w:rPr>
                <w:rFonts w:ascii="Times New Roman" w:eastAsia="Times New Roman" w:hAnsi="Times New Roman" w:cs="Times New Roman"/>
                <w:b/>
                <w:sz w:val="21"/>
              </w:rPr>
              <w:t>(%)</w:t>
            </w:r>
          </w:p>
        </w:tc>
      </w:tr>
      <w:tr w:rsidR="000E5621" w14:paraId="4FC48C81" w14:textId="77777777">
        <w:tc>
          <w:tcPr>
            <w:tcW w:w="2880" w:type="dxa"/>
            <w:tcBorders>
              <w:top w:val="nil"/>
              <w:left w:val="nil"/>
              <w:bottom w:val="nil"/>
              <w:right w:val="nil"/>
            </w:tcBorders>
          </w:tcPr>
          <w:p w14:paraId="6B8BE58C" w14:textId="77777777" w:rsidR="000E5621" w:rsidRDefault="00AA2F10" w:rsidP="00C760B5">
            <w:pPr>
              <w:spacing w:after="0"/>
            </w:pPr>
            <w:r>
              <w:rPr>
                <w:rFonts w:ascii="Times New Roman" w:eastAsia="Times New Roman" w:hAnsi="Times New Roman" w:cs="Times New Roman"/>
                <w:sz w:val="21"/>
              </w:rPr>
              <w:t>Age (years)</w:t>
            </w:r>
          </w:p>
        </w:tc>
        <w:tc>
          <w:tcPr>
            <w:tcW w:w="3312" w:type="dxa"/>
            <w:tcBorders>
              <w:top w:val="nil"/>
              <w:left w:val="nil"/>
              <w:bottom w:val="nil"/>
              <w:right w:val="nil"/>
            </w:tcBorders>
          </w:tcPr>
          <w:p w14:paraId="70F214B8" w14:textId="77777777" w:rsidR="000E5621" w:rsidRDefault="00AA2F10" w:rsidP="00C760B5">
            <w:pPr>
              <w:spacing w:after="0"/>
              <w:jc w:val="center"/>
            </w:pPr>
            <w:r>
              <w:rPr>
                <w:rFonts w:ascii="Times New Roman" w:eastAsia="Times New Roman" w:hAnsi="Times New Roman" w:cs="Times New Roman"/>
                <w:sz w:val="21"/>
              </w:rPr>
              <w:t>18-20</w:t>
            </w:r>
          </w:p>
        </w:tc>
        <w:tc>
          <w:tcPr>
            <w:tcW w:w="2160" w:type="dxa"/>
            <w:tcBorders>
              <w:top w:val="nil"/>
              <w:left w:val="nil"/>
              <w:bottom w:val="nil"/>
              <w:right w:val="nil"/>
            </w:tcBorders>
          </w:tcPr>
          <w:p w14:paraId="1211CBCF" w14:textId="77777777" w:rsidR="000E5621" w:rsidRDefault="00AA2F10" w:rsidP="00C760B5">
            <w:pPr>
              <w:spacing w:after="0"/>
              <w:jc w:val="center"/>
            </w:pPr>
            <w:r>
              <w:rPr>
                <w:rFonts w:ascii="Times New Roman" w:eastAsia="Times New Roman" w:hAnsi="Times New Roman" w:cs="Times New Roman"/>
                <w:sz w:val="21"/>
              </w:rPr>
              <w:t>32 (16.0%)</w:t>
            </w:r>
          </w:p>
        </w:tc>
      </w:tr>
      <w:tr w:rsidR="000E5621" w14:paraId="02AA7EAC" w14:textId="77777777">
        <w:tc>
          <w:tcPr>
            <w:tcW w:w="2880" w:type="dxa"/>
            <w:tcBorders>
              <w:top w:val="nil"/>
              <w:left w:val="nil"/>
              <w:bottom w:val="nil"/>
              <w:right w:val="nil"/>
            </w:tcBorders>
          </w:tcPr>
          <w:p w14:paraId="424F1591" w14:textId="77777777" w:rsidR="000E5621" w:rsidRDefault="000E5621" w:rsidP="00C760B5">
            <w:pPr>
              <w:spacing w:after="0"/>
            </w:pPr>
          </w:p>
        </w:tc>
        <w:tc>
          <w:tcPr>
            <w:tcW w:w="3312" w:type="dxa"/>
            <w:tcBorders>
              <w:top w:val="nil"/>
              <w:left w:val="nil"/>
              <w:bottom w:val="nil"/>
              <w:right w:val="nil"/>
            </w:tcBorders>
          </w:tcPr>
          <w:p w14:paraId="6EFB3A4F" w14:textId="77777777" w:rsidR="000E5621" w:rsidRDefault="00AA2F10" w:rsidP="00C760B5">
            <w:pPr>
              <w:spacing w:after="0"/>
              <w:jc w:val="center"/>
            </w:pPr>
            <w:r>
              <w:rPr>
                <w:rFonts w:ascii="Times New Roman" w:eastAsia="Times New Roman" w:hAnsi="Times New Roman" w:cs="Times New Roman"/>
                <w:sz w:val="21"/>
              </w:rPr>
              <w:t>21-26</w:t>
            </w:r>
          </w:p>
        </w:tc>
        <w:tc>
          <w:tcPr>
            <w:tcW w:w="2160" w:type="dxa"/>
            <w:tcBorders>
              <w:top w:val="nil"/>
              <w:left w:val="nil"/>
              <w:bottom w:val="nil"/>
              <w:right w:val="nil"/>
            </w:tcBorders>
          </w:tcPr>
          <w:p w14:paraId="36F8D259" w14:textId="77777777" w:rsidR="000E5621" w:rsidRDefault="00AA2F10" w:rsidP="00C760B5">
            <w:pPr>
              <w:spacing w:after="0"/>
              <w:jc w:val="center"/>
            </w:pPr>
            <w:r>
              <w:rPr>
                <w:rFonts w:ascii="Times New Roman" w:eastAsia="Times New Roman" w:hAnsi="Times New Roman" w:cs="Times New Roman"/>
                <w:sz w:val="21"/>
              </w:rPr>
              <w:t>48 (24.0%)</w:t>
            </w:r>
          </w:p>
        </w:tc>
      </w:tr>
      <w:tr w:rsidR="000E5621" w14:paraId="714EB30E" w14:textId="77777777">
        <w:tc>
          <w:tcPr>
            <w:tcW w:w="2880" w:type="dxa"/>
            <w:tcBorders>
              <w:top w:val="nil"/>
              <w:left w:val="nil"/>
              <w:bottom w:val="nil"/>
              <w:right w:val="nil"/>
            </w:tcBorders>
          </w:tcPr>
          <w:p w14:paraId="61CA33E5" w14:textId="77777777" w:rsidR="000E5621" w:rsidRDefault="000E5621" w:rsidP="00C760B5">
            <w:pPr>
              <w:spacing w:after="0"/>
            </w:pPr>
          </w:p>
        </w:tc>
        <w:tc>
          <w:tcPr>
            <w:tcW w:w="3312" w:type="dxa"/>
            <w:tcBorders>
              <w:top w:val="nil"/>
              <w:left w:val="nil"/>
              <w:bottom w:val="nil"/>
              <w:right w:val="nil"/>
            </w:tcBorders>
          </w:tcPr>
          <w:p w14:paraId="2535C6DD" w14:textId="77777777" w:rsidR="000E5621" w:rsidRDefault="00AA2F10" w:rsidP="00C760B5">
            <w:pPr>
              <w:spacing w:after="0"/>
              <w:jc w:val="center"/>
            </w:pPr>
            <w:r>
              <w:rPr>
                <w:rFonts w:ascii="Times New Roman" w:eastAsia="Times New Roman" w:hAnsi="Times New Roman" w:cs="Times New Roman"/>
                <w:sz w:val="21"/>
              </w:rPr>
              <w:t>27-32</w:t>
            </w:r>
          </w:p>
        </w:tc>
        <w:tc>
          <w:tcPr>
            <w:tcW w:w="2160" w:type="dxa"/>
            <w:tcBorders>
              <w:top w:val="nil"/>
              <w:left w:val="nil"/>
              <w:bottom w:val="nil"/>
              <w:right w:val="nil"/>
            </w:tcBorders>
          </w:tcPr>
          <w:p w14:paraId="1B1AE1A2" w14:textId="77777777" w:rsidR="000E5621" w:rsidRDefault="00AA2F10" w:rsidP="00C760B5">
            <w:pPr>
              <w:spacing w:after="0"/>
              <w:jc w:val="center"/>
            </w:pPr>
            <w:r>
              <w:rPr>
                <w:rFonts w:ascii="Times New Roman" w:eastAsia="Times New Roman" w:hAnsi="Times New Roman" w:cs="Times New Roman"/>
                <w:sz w:val="21"/>
              </w:rPr>
              <w:t>40 (20.0%)</w:t>
            </w:r>
          </w:p>
        </w:tc>
      </w:tr>
      <w:tr w:rsidR="000E5621" w14:paraId="36541C01" w14:textId="77777777">
        <w:tc>
          <w:tcPr>
            <w:tcW w:w="2880" w:type="dxa"/>
            <w:tcBorders>
              <w:top w:val="nil"/>
              <w:left w:val="nil"/>
              <w:bottom w:val="nil"/>
              <w:right w:val="nil"/>
            </w:tcBorders>
          </w:tcPr>
          <w:p w14:paraId="73380A8E" w14:textId="77777777" w:rsidR="000E5621" w:rsidRDefault="000E5621" w:rsidP="00C760B5">
            <w:pPr>
              <w:spacing w:after="0"/>
            </w:pPr>
          </w:p>
        </w:tc>
        <w:tc>
          <w:tcPr>
            <w:tcW w:w="3312" w:type="dxa"/>
            <w:tcBorders>
              <w:top w:val="nil"/>
              <w:left w:val="nil"/>
              <w:bottom w:val="nil"/>
              <w:right w:val="nil"/>
            </w:tcBorders>
          </w:tcPr>
          <w:p w14:paraId="47F9EE22" w14:textId="77777777" w:rsidR="000E5621" w:rsidRDefault="00AA2F10" w:rsidP="00C760B5">
            <w:pPr>
              <w:spacing w:after="0"/>
              <w:jc w:val="center"/>
            </w:pPr>
            <w:r>
              <w:rPr>
                <w:rFonts w:ascii="Times New Roman" w:eastAsia="Times New Roman" w:hAnsi="Times New Roman" w:cs="Times New Roman"/>
                <w:sz w:val="21"/>
              </w:rPr>
              <w:t>33-38</w:t>
            </w:r>
          </w:p>
        </w:tc>
        <w:tc>
          <w:tcPr>
            <w:tcW w:w="2160" w:type="dxa"/>
            <w:tcBorders>
              <w:top w:val="nil"/>
              <w:left w:val="nil"/>
              <w:bottom w:val="nil"/>
              <w:right w:val="nil"/>
            </w:tcBorders>
          </w:tcPr>
          <w:p w14:paraId="5A3174A1" w14:textId="77777777" w:rsidR="000E5621" w:rsidRDefault="00AA2F10" w:rsidP="00C760B5">
            <w:pPr>
              <w:spacing w:after="0"/>
              <w:jc w:val="center"/>
            </w:pPr>
            <w:r>
              <w:rPr>
                <w:rFonts w:ascii="Times New Roman" w:eastAsia="Times New Roman" w:hAnsi="Times New Roman" w:cs="Times New Roman"/>
                <w:sz w:val="21"/>
              </w:rPr>
              <w:t>36 (18.0%)</w:t>
            </w:r>
          </w:p>
        </w:tc>
      </w:tr>
      <w:tr w:rsidR="000E5621" w14:paraId="5A3AC8D7" w14:textId="77777777">
        <w:tc>
          <w:tcPr>
            <w:tcW w:w="2880" w:type="dxa"/>
            <w:tcBorders>
              <w:top w:val="nil"/>
              <w:left w:val="nil"/>
              <w:bottom w:val="nil"/>
              <w:right w:val="nil"/>
            </w:tcBorders>
          </w:tcPr>
          <w:p w14:paraId="53C33232" w14:textId="77777777" w:rsidR="000E5621" w:rsidRDefault="000E5621" w:rsidP="00C760B5">
            <w:pPr>
              <w:spacing w:after="0"/>
            </w:pPr>
          </w:p>
        </w:tc>
        <w:tc>
          <w:tcPr>
            <w:tcW w:w="3312" w:type="dxa"/>
            <w:tcBorders>
              <w:top w:val="nil"/>
              <w:left w:val="nil"/>
              <w:bottom w:val="nil"/>
              <w:right w:val="nil"/>
            </w:tcBorders>
          </w:tcPr>
          <w:p w14:paraId="02698E38" w14:textId="77777777" w:rsidR="000E5621" w:rsidRDefault="00AA2F10" w:rsidP="00C760B5">
            <w:pPr>
              <w:spacing w:after="0"/>
              <w:jc w:val="center"/>
            </w:pPr>
            <w:r>
              <w:rPr>
                <w:rFonts w:ascii="Times New Roman" w:eastAsia="Times New Roman" w:hAnsi="Times New Roman" w:cs="Times New Roman"/>
                <w:sz w:val="21"/>
              </w:rPr>
              <w:t>Over 38</w:t>
            </w:r>
          </w:p>
        </w:tc>
        <w:tc>
          <w:tcPr>
            <w:tcW w:w="2160" w:type="dxa"/>
            <w:tcBorders>
              <w:top w:val="nil"/>
              <w:left w:val="nil"/>
              <w:bottom w:val="nil"/>
              <w:right w:val="nil"/>
            </w:tcBorders>
          </w:tcPr>
          <w:p w14:paraId="2681BCF5" w14:textId="77777777" w:rsidR="000E5621" w:rsidRDefault="00AA2F10" w:rsidP="00C760B5">
            <w:pPr>
              <w:spacing w:after="0"/>
              <w:jc w:val="center"/>
            </w:pPr>
            <w:r>
              <w:rPr>
                <w:rFonts w:ascii="Times New Roman" w:eastAsia="Times New Roman" w:hAnsi="Times New Roman" w:cs="Times New Roman"/>
                <w:sz w:val="21"/>
              </w:rPr>
              <w:t>44 (22.0%)</w:t>
            </w:r>
          </w:p>
        </w:tc>
      </w:tr>
      <w:tr w:rsidR="000E5621" w14:paraId="4B0111C5" w14:textId="77777777">
        <w:tc>
          <w:tcPr>
            <w:tcW w:w="2880" w:type="dxa"/>
            <w:tcBorders>
              <w:top w:val="nil"/>
              <w:left w:val="nil"/>
              <w:bottom w:val="nil"/>
              <w:right w:val="nil"/>
            </w:tcBorders>
          </w:tcPr>
          <w:p w14:paraId="1C37B5AD" w14:textId="77777777" w:rsidR="000E5621" w:rsidRDefault="00AA2F10" w:rsidP="00C760B5">
            <w:pPr>
              <w:spacing w:after="0"/>
            </w:pPr>
            <w:r>
              <w:rPr>
                <w:rFonts w:ascii="Times New Roman" w:eastAsia="Times New Roman" w:hAnsi="Times New Roman" w:cs="Times New Roman"/>
                <w:sz w:val="21"/>
              </w:rPr>
              <w:t>Education level</w:t>
            </w:r>
          </w:p>
        </w:tc>
        <w:tc>
          <w:tcPr>
            <w:tcW w:w="3312" w:type="dxa"/>
            <w:tcBorders>
              <w:top w:val="nil"/>
              <w:left w:val="nil"/>
              <w:bottom w:val="nil"/>
              <w:right w:val="nil"/>
            </w:tcBorders>
          </w:tcPr>
          <w:p w14:paraId="204171F6" w14:textId="77777777" w:rsidR="000E5621" w:rsidRDefault="00AA2F10" w:rsidP="00C760B5">
            <w:pPr>
              <w:spacing w:after="0"/>
              <w:jc w:val="center"/>
            </w:pPr>
            <w:r>
              <w:rPr>
                <w:rFonts w:ascii="Times New Roman" w:eastAsia="Times New Roman" w:hAnsi="Times New Roman" w:cs="Times New Roman"/>
                <w:sz w:val="21"/>
              </w:rPr>
              <w:t>No formal education</w:t>
            </w:r>
          </w:p>
        </w:tc>
        <w:tc>
          <w:tcPr>
            <w:tcW w:w="2160" w:type="dxa"/>
            <w:tcBorders>
              <w:top w:val="nil"/>
              <w:left w:val="nil"/>
              <w:bottom w:val="nil"/>
              <w:right w:val="nil"/>
            </w:tcBorders>
          </w:tcPr>
          <w:p w14:paraId="09BDA21E" w14:textId="77777777" w:rsidR="000E5621" w:rsidRDefault="00AA2F10" w:rsidP="00C760B5">
            <w:pPr>
              <w:spacing w:after="0"/>
              <w:jc w:val="center"/>
            </w:pPr>
            <w:r>
              <w:rPr>
                <w:rFonts w:ascii="Times New Roman" w:eastAsia="Times New Roman" w:hAnsi="Times New Roman" w:cs="Times New Roman"/>
                <w:sz w:val="21"/>
              </w:rPr>
              <w:t>80 (40.0%)</w:t>
            </w:r>
          </w:p>
        </w:tc>
      </w:tr>
      <w:tr w:rsidR="000E5621" w14:paraId="6166B2A4" w14:textId="77777777">
        <w:tc>
          <w:tcPr>
            <w:tcW w:w="2880" w:type="dxa"/>
            <w:tcBorders>
              <w:top w:val="nil"/>
              <w:left w:val="nil"/>
              <w:bottom w:val="nil"/>
              <w:right w:val="nil"/>
            </w:tcBorders>
          </w:tcPr>
          <w:p w14:paraId="0313873D" w14:textId="77777777" w:rsidR="000E5621" w:rsidRDefault="000E5621" w:rsidP="00C760B5">
            <w:pPr>
              <w:spacing w:after="0"/>
            </w:pPr>
          </w:p>
        </w:tc>
        <w:tc>
          <w:tcPr>
            <w:tcW w:w="3312" w:type="dxa"/>
            <w:tcBorders>
              <w:top w:val="nil"/>
              <w:left w:val="nil"/>
              <w:bottom w:val="nil"/>
              <w:right w:val="nil"/>
            </w:tcBorders>
          </w:tcPr>
          <w:p w14:paraId="1F37EC61" w14:textId="77777777" w:rsidR="000E5621" w:rsidRDefault="00AA2F10" w:rsidP="00C760B5">
            <w:pPr>
              <w:spacing w:after="0"/>
              <w:jc w:val="center"/>
            </w:pPr>
            <w:r>
              <w:rPr>
                <w:rFonts w:ascii="Times New Roman" w:eastAsia="Times New Roman" w:hAnsi="Times New Roman" w:cs="Times New Roman"/>
                <w:sz w:val="21"/>
              </w:rPr>
              <w:t>Primary education</w:t>
            </w:r>
          </w:p>
        </w:tc>
        <w:tc>
          <w:tcPr>
            <w:tcW w:w="2160" w:type="dxa"/>
            <w:tcBorders>
              <w:top w:val="nil"/>
              <w:left w:val="nil"/>
              <w:bottom w:val="nil"/>
              <w:right w:val="nil"/>
            </w:tcBorders>
          </w:tcPr>
          <w:p w14:paraId="3F740814" w14:textId="77777777" w:rsidR="000E5621" w:rsidRDefault="00AA2F10" w:rsidP="00C760B5">
            <w:pPr>
              <w:spacing w:after="0"/>
              <w:jc w:val="center"/>
            </w:pPr>
            <w:r>
              <w:rPr>
                <w:rFonts w:ascii="Times New Roman" w:eastAsia="Times New Roman" w:hAnsi="Times New Roman" w:cs="Times New Roman"/>
                <w:sz w:val="21"/>
              </w:rPr>
              <w:t>90 (45.0%)</w:t>
            </w:r>
          </w:p>
        </w:tc>
      </w:tr>
      <w:tr w:rsidR="000E5621" w14:paraId="36877487" w14:textId="77777777">
        <w:tc>
          <w:tcPr>
            <w:tcW w:w="2880" w:type="dxa"/>
            <w:tcBorders>
              <w:top w:val="nil"/>
              <w:left w:val="nil"/>
              <w:bottom w:val="nil"/>
              <w:right w:val="nil"/>
            </w:tcBorders>
          </w:tcPr>
          <w:p w14:paraId="3BE03371" w14:textId="77777777" w:rsidR="000E5621" w:rsidRDefault="000E5621" w:rsidP="00C760B5">
            <w:pPr>
              <w:spacing w:after="0"/>
            </w:pPr>
          </w:p>
        </w:tc>
        <w:tc>
          <w:tcPr>
            <w:tcW w:w="3312" w:type="dxa"/>
            <w:tcBorders>
              <w:top w:val="nil"/>
              <w:left w:val="nil"/>
              <w:bottom w:val="nil"/>
              <w:right w:val="nil"/>
            </w:tcBorders>
          </w:tcPr>
          <w:p w14:paraId="2322452D" w14:textId="77777777" w:rsidR="000E5621" w:rsidRDefault="00AA2F10" w:rsidP="00C760B5">
            <w:pPr>
              <w:spacing w:after="0"/>
              <w:jc w:val="center"/>
            </w:pPr>
            <w:r>
              <w:rPr>
                <w:rFonts w:ascii="Times New Roman" w:eastAsia="Times New Roman" w:hAnsi="Times New Roman" w:cs="Times New Roman"/>
                <w:sz w:val="21"/>
              </w:rPr>
              <w:t>Secondary and above</w:t>
            </w:r>
          </w:p>
        </w:tc>
        <w:tc>
          <w:tcPr>
            <w:tcW w:w="2160" w:type="dxa"/>
            <w:tcBorders>
              <w:top w:val="nil"/>
              <w:left w:val="nil"/>
              <w:bottom w:val="nil"/>
              <w:right w:val="nil"/>
            </w:tcBorders>
          </w:tcPr>
          <w:p w14:paraId="74C4A1FE" w14:textId="77777777" w:rsidR="000E5621" w:rsidRDefault="00AA2F10" w:rsidP="00C760B5">
            <w:pPr>
              <w:spacing w:after="0"/>
              <w:jc w:val="center"/>
            </w:pPr>
            <w:r>
              <w:rPr>
                <w:rFonts w:ascii="Times New Roman" w:eastAsia="Times New Roman" w:hAnsi="Times New Roman" w:cs="Times New Roman"/>
                <w:sz w:val="21"/>
              </w:rPr>
              <w:t>30 (15.0%)</w:t>
            </w:r>
          </w:p>
        </w:tc>
      </w:tr>
      <w:tr w:rsidR="000E5621" w14:paraId="728B5FD4" w14:textId="77777777">
        <w:tc>
          <w:tcPr>
            <w:tcW w:w="2880" w:type="dxa"/>
            <w:tcBorders>
              <w:top w:val="nil"/>
              <w:left w:val="nil"/>
              <w:bottom w:val="nil"/>
              <w:right w:val="nil"/>
            </w:tcBorders>
          </w:tcPr>
          <w:p w14:paraId="058E1E36" w14:textId="77777777" w:rsidR="000E5621" w:rsidRDefault="00AA2F10" w:rsidP="00C760B5">
            <w:pPr>
              <w:spacing w:after="0"/>
            </w:pPr>
            <w:r>
              <w:rPr>
                <w:rFonts w:ascii="Times New Roman" w:eastAsia="Times New Roman" w:hAnsi="Times New Roman" w:cs="Times New Roman"/>
                <w:sz w:val="21"/>
              </w:rPr>
              <w:t>Marital status</w:t>
            </w:r>
          </w:p>
        </w:tc>
        <w:tc>
          <w:tcPr>
            <w:tcW w:w="3312" w:type="dxa"/>
            <w:tcBorders>
              <w:top w:val="nil"/>
              <w:left w:val="nil"/>
              <w:bottom w:val="nil"/>
              <w:right w:val="nil"/>
            </w:tcBorders>
          </w:tcPr>
          <w:p w14:paraId="3829B5D0" w14:textId="77777777" w:rsidR="000E5621" w:rsidRDefault="00AA2F10" w:rsidP="00C760B5">
            <w:pPr>
              <w:spacing w:after="0"/>
              <w:jc w:val="center"/>
            </w:pPr>
            <w:r>
              <w:rPr>
                <w:rFonts w:ascii="Times New Roman" w:eastAsia="Times New Roman" w:hAnsi="Times New Roman" w:cs="Times New Roman"/>
                <w:sz w:val="21"/>
              </w:rPr>
              <w:t>Married</w:t>
            </w:r>
          </w:p>
        </w:tc>
        <w:tc>
          <w:tcPr>
            <w:tcW w:w="2160" w:type="dxa"/>
            <w:tcBorders>
              <w:top w:val="nil"/>
              <w:left w:val="nil"/>
              <w:bottom w:val="nil"/>
              <w:right w:val="nil"/>
            </w:tcBorders>
          </w:tcPr>
          <w:p w14:paraId="3330CF3F" w14:textId="77777777" w:rsidR="000E5621" w:rsidRDefault="00AA2F10" w:rsidP="00C760B5">
            <w:pPr>
              <w:spacing w:after="0"/>
              <w:jc w:val="center"/>
            </w:pPr>
            <w:r>
              <w:rPr>
                <w:rFonts w:ascii="Times New Roman" w:eastAsia="Times New Roman" w:hAnsi="Times New Roman" w:cs="Times New Roman"/>
                <w:sz w:val="21"/>
              </w:rPr>
              <w:t>169 (84.5%)</w:t>
            </w:r>
          </w:p>
        </w:tc>
      </w:tr>
      <w:tr w:rsidR="000E5621" w14:paraId="61A28736" w14:textId="77777777">
        <w:tc>
          <w:tcPr>
            <w:tcW w:w="2880" w:type="dxa"/>
            <w:tcBorders>
              <w:top w:val="nil"/>
              <w:left w:val="nil"/>
              <w:bottom w:val="nil"/>
              <w:right w:val="nil"/>
            </w:tcBorders>
          </w:tcPr>
          <w:p w14:paraId="67E82DD7" w14:textId="77777777" w:rsidR="000E5621" w:rsidRDefault="000E5621" w:rsidP="00C760B5">
            <w:pPr>
              <w:spacing w:after="0"/>
            </w:pPr>
          </w:p>
        </w:tc>
        <w:tc>
          <w:tcPr>
            <w:tcW w:w="3312" w:type="dxa"/>
            <w:tcBorders>
              <w:top w:val="nil"/>
              <w:left w:val="nil"/>
              <w:bottom w:val="nil"/>
              <w:right w:val="nil"/>
            </w:tcBorders>
          </w:tcPr>
          <w:p w14:paraId="51338B9D" w14:textId="77777777" w:rsidR="000E5621" w:rsidRDefault="00AA2F10" w:rsidP="00C760B5">
            <w:pPr>
              <w:spacing w:after="0"/>
              <w:jc w:val="center"/>
            </w:pPr>
            <w:r>
              <w:rPr>
                <w:rFonts w:ascii="Times New Roman" w:eastAsia="Times New Roman" w:hAnsi="Times New Roman" w:cs="Times New Roman"/>
                <w:sz w:val="21"/>
              </w:rPr>
              <w:t>Single</w:t>
            </w:r>
          </w:p>
        </w:tc>
        <w:tc>
          <w:tcPr>
            <w:tcW w:w="2160" w:type="dxa"/>
            <w:tcBorders>
              <w:top w:val="nil"/>
              <w:left w:val="nil"/>
              <w:bottom w:val="nil"/>
              <w:right w:val="nil"/>
            </w:tcBorders>
          </w:tcPr>
          <w:p w14:paraId="417FDF33" w14:textId="77777777" w:rsidR="000E5621" w:rsidRDefault="00AA2F10" w:rsidP="00C760B5">
            <w:pPr>
              <w:spacing w:after="0"/>
              <w:jc w:val="center"/>
            </w:pPr>
            <w:r>
              <w:rPr>
                <w:rFonts w:ascii="Times New Roman" w:eastAsia="Times New Roman" w:hAnsi="Times New Roman" w:cs="Times New Roman"/>
                <w:sz w:val="21"/>
              </w:rPr>
              <w:t>21 (10.5%)</w:t>
            </w:r>
          </w:p>
        </w:tc>
      </w:tr>
      <w:tr w:rsidR="000E5621" w14:paraId="67CE5D5F" w14:textId="77777777">
        <w:tc>
          <w:tcPr>
            <w:tcW w:w="2880" w:type="dxa"/>
            <w:tcBorders>
              <w:top w:val="nil"/>
              <w:left w:val="nil"/>
              <w:bottom w:val="nil"/>
              <w:right w:val="nil"/>
            </w:tcBorders>
          </w:tcPr>
          <w:p w14:paraId="3329FABC" w14:textId="77777777" w:rsidR="000E5621" w:rsidRDefault="000E5621" w:rsidP="00C760B5">
            <w:pPr>
              <w:spacing w:after="0"/>
            </w:pPr>
          </w:p>
        </w:tc>
        <w:tc>
          <w:tcPr>
            <w:tcW w:w="3312" w:type="dxa"/>
            <w:tcBorders>
              <w:top w:val="nil"/>
              <w:left w:val="nil"/>
              <w:bottom w:val="nil"/>
              <w:right w:val="nil"/>
            </w:tcBorders>
          </w:tcPr>
          <w:p w14:paraId="6C84C926" w14:textId="77777777" w:rsidR="000E5621" w:rsidRDefault="00AA2F10" w:rsidP="00C760B5">
            <w:pPr>
              <w:spacing w:after="0"/>
              <w:jc w:val="center"/>
            </w:pPr>
            <w:r>
              <w:rPr>
                <w:rFonts w:ascii="Times New Roman" w:eastAsia="Times New Roman" w:hAnsi="Times New Roman" w:cs="Times New Roman"/>
                <w:sz w:val="21"/>
              </w:rPr>
              <w:t>Widowed/Divorced</w:t>
            </w:r>
          </w:p>
        </w:tc>
        <w:tc>
          <w:tcPr>
            <w:tcW w:w="2160" w:type="dxa"/>
            <w:tcBorders>
              <w:top w:val="nil"/>
              <w:left w:val="nil"/>
              <w:bottom w:val="nil"/>
              <w:right w:val="nil"/>
            </w:tcBorders>
          </w:tcPr>
          <w:p w14:paraId="3D25A241" w14:textId="77777777" w:rsidR="000E5621" w:rsidRDefault="00AA2F10" w:rsidP="00C760B5">
            <w:pPr>
              <w:spacing w:after="0"/>
              <w:jc w:val="center"/>
            </w:pPr>
            <w:r>
              <w:rPr>
                <w:rFonts w:ascii="Times New Roman" w:eastAsia="Times New Roman" w:hAnsi="Times New Roman" w:cs="Times New Roman"/>
                <w:sz w:val="21"/>
              </w:rPr>
              <w:t>10 (5.0%)</w:t>
            </w:r>
          </w:p>
        </w:tc>
      </w:tr>
      <w:tr w:rsidR="000E5621" w14:paraId="47A60361" w14:textId="77777777">
        <w:tc>
          <w:tcPr>
            <w:tcW w:w="2880" w:type="dxa"/>
            <w:tcBorders>
              <w:top w:val="nil"/>
              <w:left w:val="nil"/>
              <w:bottom w:val="nil"/>
              <w:right w:val="nil"/>
            </w:tcBorders>
          </w:tcPr>
          <w:p w14:paraId="72E0E378" w14:textId="77777777" w:rsidR="000E5621" w:rsidRDefault="00AA2F10" w:rsidP="00C760B5">
            <w:pPr>
              <w:spacing w:after="0"/>
            </w:pPr>
            <w:r>
              <w:rPr>
                <w:rFonts w:ascii="Times New Roman" w:eastAsia="Times New Roman" w:hAnsi="Times New Roman" w:cs="Times New Roman"/>
                <w:sz w:val="21"/>
              </w:rPr>
              <w:t>Religion</w:t>
            </w:r>
          </w:p>
        </w:tc>
        <w:tc>
          <w:tcPr>
            <w:tcW w:w="3312" w:type="dxa"/>
            <w:tcBorders>
              <w:top w:val="nil"/>
              <w:left w:val="nil"/>
              <w:bottom w:val="nil"/>
              <w:right w:val="nil"/>
            </w:tcBorders>
          </w:tcPr>
          <w:p w14:paraId="38836A41" w14:textId="77777777" w:rsidR="000E5621" w:rsidRDefault="00AA2F10" w:rsidP="00C760B5">
            <w:pPr>
              <w:spacing w:after="0"/>
              <w:jc w:val="center"/>
            </w:pPr>
            <w:r>
              <w:rPr>
                <w:rFonts w:ascii="Times New Roman" w:eastAsia="Times New Roman" w:hAnsi="Times New Roman" w:cs="Times New Roman"/>
                <w:sz w:val="21"/>
              </w:rPr>
              <w:t>Muslim</w:t>
            </w:r>
          </w:p>
        </w:tc>
        <w:tc>
          <w:tcPr>
            <w:tcW w:w="2160" w:type="dxa"/>
            <w:tcBorders>
              <w:top w:val="nil"/>
              <w:left w:val="nil"/>
              <w:bottom w:val="nil"/>
              <w:right w:val="nil"/>
            </w:tcBorders>
          </w:tcPr>
          <w:p w14:paraId="24901C9A" w14:textId="77777777" w:rsidR="000E5621" w:rsidRDefault="00AA2F10" w:rsidP="00C760B5">
            <w:pPr>
              <w:spacing w:after="0"/>
              <w:jc w:val="center"/>
            </w:pPr>
            <w:r>
              <w:rPr>
                <w:rFonts w:ascii="Times New Roman" w:eastAsia="Times New Roman" w:hAnsi="Times New Roman" w:cs="Times New Roman"/>
                <w:sz w:val="21"/>
              </w:rPr>
              <w:t>200 (100.0%)</w:t>
            </w:r>
          </w:p>
        </w:tc>
      </w:tr>
      <w:tr w:rsidR="000E5621" w14:paraId="2B13AF78" w14:textId="77777777">
        <w:tc>
          <w:tcPr>
            <w:tcW w:w="2880" w:type="dxa"/>
            <w:tcBorders>
              <w:top w:val="nil"/>
              <w:left w:val="nil"/>
              <w:bottom w:val="nil"/>
              <w:right w:val="nil"/>
            </w:tcBorders>
          </w:tcPr>
          <w:p w14:paraId="46DC8C5C" w14:textId="77777777" w:rsidR="000E5621" w:rsidRDefault="00AA2F10" w:rsidP="00C760B5">
            <w:pPr>
              <w:spacing w:after="0"/>
            </w:pPr>
            <w:r>
              <w:rPr>
                <w:rFonts w:ascii="Times New Roman" w:eastAsia="Times New Roman" w:hAnsi="Times New Roman" w:cs="Times New Roman"/>
                <w:sz w:val="21"/>
              </w:rPr>
              <w:t>Employment</w:t>
            </w:r>
          </w:p>
        </w:tc>
        <w:tc>
          <w:tcPr>
            <w:tcW w:w="3312" w:type="dxa"/>
            <w:tcBorders>
              <w:top w:val="nil"/>
              <w:left w:val="nil"/>
              <w:bottom w:val="nil"/>
              <w:right w:val="nil"/>
            </w:tcBorders>
          </w:tcPr>
          <w:p w14:paraId="16018363" w14:textId="77777777" w:rsidR="000E5621" w:rsidRDefault="00AA2F10" w:rsidP="00C760B5">
            <w:pPr>
              <w:spacing w:after="0"/>
              <w:jc w:val="center"/>
            </w:pPr>
            <w:r>
              <w:rPr>
                <w:rFonts w:ascii="Times New Roman" w:eastAsia="Times New Roman" w:hAnsi="Times New Roman" w:cs="Times New Roman"/>
                <w:sz w:val="21"/>
              </w:rPr>
              <w:t>Homemaker/Informal</w:t>
            </w:r>
          </w:p>
        </w:tc>
        <w:tc>
          <w:tcPr>
            <w:tcW w:w="2160" w:type="dxa"/>
            <w:tcBorders>
              <w:top w:val="nil"/>
              <w:left w:val="nil"/>
              <w:bottom w:val="nil"/>
              <w:right w:val="nil"/>
            </w:tcBorders>
          </w:tcPr>
          <w:p w14:paraId="531A17E6" w14:textId="77777777" w:rsidR="000E5621" w:rsidRDefault="00AA2F10" w:rsidP="00C760B5">
            <w:pPr>
              <w:spacing w:after="0"/>
              <w:jc w:val="center"/>
            </w:pPr>
            <w:r>
              <w:rPr>
                <w:rFonts w:ascii="Times New Roman" w:eastAsia="Times New Roman" w:hAnsi="Times New Roman" w:cs="Times New Roman"/>
                <w:sz w:val="21"/>
              </w:rPr>
              <w:t>174 (87.0%)</w:t>
            </w:r>
          </w:p>
        </w:tc>
      </w:tr>
      <w:tr w:rsidR="000E5621" w14:paraId="7CA32E5B" w14:textId="77777777">
        <w:tc>
          <w:tcPr>
            <w:tcW w:w="2880" w:type="dxa"/>
            <w:tcBorders>
              <w:top w:val="nil"/>
              <w:left w:val="nil"/>
              <w:bottom w:val="nil"/>
              <w:right w:val="nil"/>
            </w:tcBorders>
          </w:tcPr>
          <w:p w14:paraId="2D3F4B10" w14:textId="77777777" w:rsidR="000E5621" w:rsidRDefault="000E5621" w:rsidP="00C760B5">
            <w:pPr>
              <w:spacing w:after="0"/>
            </w:pPr>
          </w:p>
        </w:tc>
        <w:tc>
          <w:tcPr>
            <w:tcW w:w="3312" w:type="dxa"/>
            <w:tcBorders>
              <w:top w:val="nil"/>
              <w:left w:val="nil"/>
              <w:bottom w:val="nil"/>
              <w:right w:val="nil"/>
            </w:tcBorders>
          </w:tcPr>
          <w:p w14:paraId="702F6EB0" w14:textId="77777777" w:rsidR="000E5621" w:rsidRDefault="00AA2F10" w:rsidP="00C760B5">
            <w:pPr>
              <w:spacing w:after="0"/>
              <w:jc w:val="center"/>
            </w:pPr>
            <w:r>
              <w:rPr>
                <w:rFonts w:ascii="Times New Roman" w:eastAsia="Times New Roman" w:hAnsi="Times New Roman" w:cs="Times New Roman"/>
                <w:sz w:val="21"/>
              </w:rPr>
              <w:t>Formally employed</w:t>
            </w:r>
          </w:p>
        </w:tc>
        <w:tc>
          <w:tcPr>
            <w:tcW w:w="2160" w:type="dxa"/>
            <w:tcBorders>
              <w:top w:val="nil"/>
              <w:left w:val="nil"/>
              <w:bottom w:val="nil"/>
              <w:right w:val="nil"/>
            </w:tcBorders>
          </w:tcPr>
          <w:p w14:paraId="66B659E2" w14:textId="77777777" w:rsidR="000E5621" w:rsidRDefault="00AA2F10" w:rsidP="00C760B5">
            <w:pPr>
              <w:spacing w:after="0"/>
              <w:jc w:val="center"/>
            </w:pPr>
            <w:r>
              <w:rPr>
                <w:rFonts w:ascii="Times New Roman" w:eastAsia="Times New Roman" w:hAnsi="Times New Roman" w:cs="Times New Roman"/>
                <w:sz w:val="21"/>
              </w:rPr>
              <w:t>26 (13.0%)</w:t>
            </w:r>
          </w:p>
        </w:tc>
      </w:tr>
      <w:tr w:rsidR="000E5621" w14:paraId="367E0D06" w14:textId="77777777">
        <w:tc>
          <w:tcPr>
            <w:tcW w:w="2880" w:type="dxa"/>
            <w:tcBorders>
              <w:top w:val="nil"/>
              <w:left w:val="nil"/>
              <w:bottom w:val="nil"/>
              <w:right w:val="nil"/>
            </w:tcBorders>
          </w:tcPr>
          <w:p w14:paraId="1B36518C" w14:textId="77777777" w:rsidR="000E5621" w:rsidRDefault="00AA2F10" w:rsidP="00C760B5">
            <w:pPr>
              <w:spacing w:after="0"/>
            </w:pPr>
            <w:r>
              <w:rPr>
                <w:rFonts w:ascii="Times New Roman" w:eastAsia="Times New Roman" w:hAnsi="Times New Roman" w:cs="Times New Roman"/>
                <w:sz w:val="21"/>
              </w:rPr>
              <w:t>FP uptake</w:t>
            </w:r>
          </w:p>
        </w:tc>
        <w:tc>
          <w:tcPr>
            <w:tcW w:w="3312" w:type="dxa"/>
            <w:tcBorders>
              <w:top w:val="nil"/>
              <w:left w:val="nil"/>
              <w:bottom w:val="nil"/>
              <w:right w:val="nil"/>
            </w:tcBorders>
          </w:tcPr>
          <w:p w14:paraId="0DE31E56" w14:textId="77777777" w:rsidR="000E5621" w:rsidRDefault="00AA2F10" w:rsidP="00C760B5">
            <w:pPr>
              <w:spacing w:after="0"/>
              <w:jc w:val="center"/>
            </w:pPr>
            <w:r>
              <w:rPr>
                <w:rFonts w:ascii="Times New Roman" w:eastAsia="Times New Roman" w:hAnsi="Times New Roman" w:cs="Times New Roman"/>
                <w:sz w:val="21"/>
              </w:rPr>
              <w:t>Yes (currently using FP)</w:t>
            </w:r>
          </w:p>
        </w:tc>
        <w:tc>
          <w:tcPr>
            <w:tcW w:w="2160" w:type="dxa"/>
            <w:tcBorders>
              <w:top w:val="nil"/>
              <w:left w:val="nil"/>
              <w:bottom w:val="nil"/>
              <w:right w:val="nil"/>
            </w:tcBorders>
          </w:tcPr>
          <w:p w14:paraId="5D0F7EBD" w14:textId="77777777" w:rsidR="000E5621" w:rsidRDefault="00AA2F10" w:rsidP="00C760B5">
            <w:pPr>
              <w:spacing w:after="0"/>
              <w:jc w:val="center"/>
            </w:pPr>
            <w:r>
              <w:rPr>
                <w:rFonts w:ascii="Times New Roman" w:eastAsia="Times New Roman" w:hAnsi="Times New Roman" w:cs="Times New Roman"/>
                <w:sz w:val="21"/>
              </w:rPr>
              <w:t>124 (62.0%)</w:t>
            </w:r>
          </w:p>
        </w:tc>
      </w:tr>
      <w:tr w:rsidR="000E5621" w14:paraId="042299D4" w14:textId="77777777">
        <w:tc>
          <w:tcPr>
            <w:tcW w:w="2880" w:type="dxa"/>
            <w:tcBorders>
              <w:top w:val="nil"/>
              <w:left w:val="nil"/>
              <w:bottom w:val="single" w:sz="8" w:space="0" w:color="000000"/>
              <w:right w:val="nil"/>
            </w:tcBorders>
          </w:tcPr>
          <w:p w14:paraId="1CC67C65" w14:textId="77777777" w:rsidR="000E5621" w:rsidRDefault="000E5621" w:rsidP="00C760B5">
            <w:pPr>
              <w:spacing w:after="0"/>
            </w:pPr>
          </w:p>
        </w:tc>
        <w:tc>
          <w:tcPr>
            <w:tcW w:w="3312" w:type="dxa"/>
            <w:tcBorders>
              <w:top w:val="nil"/>
              <w:left w:val="nil"/>
              <w:bottom w:val="single" w:sz="8" w:space="0" w:color="000000"/>
              <w:right w:val="nil"/>
            </w:tcBorders>
          </w:tcPr>
          <w:p w14:paraId="059EE0AC" w14:textId="77777777" w:rsidR="000E5621" w:rsidRDefault="00AA2F10" w:rsidP="00C760B5">
            <w:pPr>
              <w:spacing w:after="0"/>
              <w:jc w:val="center"/>
            </w:pPr>
            <w:r>
              <w:rPr>
                <w:rFonts w:ascii="Times New Roman" w:eastAsia="Times New Roman" w:hAnsi="Times New Roman" w:cs="Times New Roman"/>
                <w:sz w:val="21"/>
              </w:rPr>
              <w:t>No (not currently using FP)</w:t>
            </w:r>
          </w:p>
        </w:tc>
        <w:tc>
          <w:tcPr>
            <w:tcW w:w="2160" w:type="dxa"/>
            <w:tcBorders>
              <w:top w:val="nil"/>
              <w:left w:val="nil"/>
              <w:bottom w:val="single" w:sz="8" w:space="0" w:color="000000"/>
              <w:right w:val="nil"/>
            </w:tcBorders>
          </w:tcPr>
          <w:p w14:paraId="3B1DDFE1" w14:textId="77777777" w:rsidR="000E5621" w:rsidRDefault="00AA2F10" w:rsidP="00C760B5">
            <w:pPr>
              <w:spacing w:after="0"/>
              <w:jc w:val="center"/>
            </w:pPr>
            <w:r>
              <w:rPr>
                <w:rFonts w:ascii="Times New Roman" w:eastAsia="Times New Roman" w:hAnsi="Times New Roman" w:cs="Times New Roman"/>
                <w:sz w:val="21"/>
              </w:rPr>
              <w:t>76 (38.0%)</w:t>
            </w:r>
          </w:p>
        </w:tc>
      </w:tr>
    </w:tbl>
    <w:p w14:paraId="3E73FA63" w14:textId="77777777" w:rsidR="000E5621" w:rsidRDefault="00AA2F10" w:rsidP="00C25E42">
      <w:r>
        <w:rPr>
          <w:rFonts w:ascii="Times New Roman" w:eastAsia="Times New Roman" w:hAnsi="Times New Roman" w:cs="Times New Roman"/>
          <w:i/>
          <w:sz w:val="20"/>
        </w:rPr>
        <w:t>Note. N = 200. Percentages are column percentages of the total sample.</w:t>
      </w:r>
    </w:p>
    <w:p w14:paraId="00000179" w14:textId="77777777" w:rsidR="001D1787" w:rsidRDefault="00AA2F10" w:rsidP="00C760B5">
      <w:pPr>
        <w:pStyle w:val="Heading2"/>
        <w:keepNext w:val="0"/>
        <w:keepLines w:val="0"/>
        <w:spacing w:after="0"/>
        <w:jc w:val="both"/>
        <w:rPr>
          <w:sz w:val="34"/>
          <w:szCs w:val="34"/>
        </w:rPr>
      </w:pPr>
      <w:bookmarkStart w:id="101" w:name="_heading=h.y0y3intd3wcz" w:colFirst="0" w:colLast="0"/>
      <w:bookmarkStart w:id="102" w:name="_Toc236420081"/>
      <w:bookmarkEnd w:id="101"/>
      <w:r>
        <w:t>4.3 Barriers and Challenges to Effective Family Planning Communication</w:t>
      </w:r>
      <w:bookmarkEnd w:id="102"/>
    </w:p>
    <w:p w14:paraId="55FFB7C2" w14:textId="33D9B8A3" w:rsidR="00197E14" w:rsidRPr="00C25E42" w:rsidRDefault="00AA2F10" w:rsidP="00C760B5">
      <w:pPr>
        <w:spacing w:after="0" w:line="480" w:lineRule="auto"/>
        <w:jc w:val="both"/>
        <w:rPr>
          <w:rFonts w:ascii="Times New Roman" w:eastAsia="Times New Roman" w:hAnsi="Times New Roman" w:cs="Times New Roman"/>
          <w:sz w:val="24"/>
        </w:rPr>
      </w:pPr>
      <w:r>
        <w:rPr>
          <w:rFonts w:ascii="Times New Roman" w:eastAsia="Times New Roman" w:hAnsi="Times New Roman" w:cs="Times New Roman"/>
          <w:sz w:val="24"/>
        </w:rPr>
        <w:t>Respondents identified four main categories of barriers to effective FP communication: language, cultural stigma, limited access to information, and poor information quality. Table 4.2 reports the prevalence of each barrier independently (respondents could report more than one). Language barriers were the most commonly reported (42.5%), followed by limited access to information and poor information quality (40.5% each) and cultural stigma (32.5%).</w:t>
      </w:r>
    </w:p>
    <w:p w14:paraId="0000017B" w14:textId="38414FA8" w:rsidR="001D1787" w:rsidRPr="002D10AF" w:rsidRDefault="00AA2F10" w:rsidP="00C760B5">
      <w:pPr>
        <w:spacing w:after="0" w:line="480" w:lineRule="auto"/>
        <w:jc w:val="both"/>
        <w:rPr>
          <w:rFonts w:ascii="Times New Roman" w:eastAsia="Times New Roman" w:hAnsi="Times New Roman" w:cs="Times New Roman"/>
          <w:b/>
          <w:bCs/>
          <w:sz w:val="24"/>
          <w:szCs w:val="24"/>
        </w:rPr>
      </w:pPr>
      <w:r w:rsidRPr="002D10AF">
        <w:rPr>
          <w:rFonts w:ascii="Times New Roman" w:eastAsia="Times New Roman" w:hAnsi="Times New Roman" w:cs="Times New Roman"/>
          <w:b/>
          <w:bCs/>
          <w:sz w:val="24"/>
        </w:rPr>
        <w:t>Table 4.2</w:t>
      </w:r>
    </w:p>
    <w:p w14:paraId="02596D6D" w14:textId="77777777" w:rsidR="000E5621" w:rsidRDefault="00AA2F10" w:rsidP="00C760B5">
      <w:pPr>
        <w:spacing w:after="0"/>
      </w:pPr>
      <w:r>
        <w:rPr>
          <w:rFonts w:ascii="Times New Roman" w:eastAsia="Times New Roman" w:hAnsi="Times New Roman" w:cs="Times New Roman"/>
          <w:i/>
          <w:sz w:val="24"/>
        </w:rPr>
        <w:t>Prevalence of Reported Barriers to Family Planning Communication (N = 200)</w:t>
      </w:r>
    </w:p>
    <w:tbl>
      <w:tblPr>
        <w:tblW w:w="0" w:type="auto"/>
        <w:tblLayout w:type="fixed"/>
        <w:tblLook w:val="04A0" w:firstRow="1" w:lastRow="0" w:firstColumn="1" w:lastColumn="0" w:noHBand="0" w:noVBand="1"/>
      </w:tblPr>
      <w:tblGrid>
        <w:gridCol w:w="5040"/>
        <w:gridCol w:w="3312"/>
      </w:tblGrid>
      <w:tr w:rsidR="000E5621" w14:paraId="730A9479" w14:textId="77777777">
        <w:tc>
          <w:tcPr>
            <w:tcW w:w="5040" w:type="dxa"/>
            <w:tcBorders>
              <w:top w:val="single" w:sz="8" w:space="0" w:color="000000"/>
              <w:left w:val="nil"/>
              <w:bottom w:val="single" w:sz="6" w:space="0" w:color="000000"/>
              <w:right w:val="nil"/>
            </w:tcBorders>
          </w:tcPr>
          <w:p w14:paraId="3BC7B0AF" w14:textId="77777777" w:rsidR="000E5621" w:rsidRDefault="00AA2F10" w:rsidP="00C760B5">
            <w:pPr>
              <w:spacing w:after="0"/>
              <w:jc w:val="center"/>
            </w:pPr>
            <w:r>
              <w:rPr>
                <w:rFonts w:ascii="Times New Roman" w:eastAsia="Times New Roman" w:hAnsi="Times New Roman" w:cs="Times New Roman"/>
                <w:b/>
                <w:sz w:val="21"/>
              </w:rPr>
              <w:t>Barrier</w:t>
            </w:r>
          </w:p>
        </w:tc>
        <w:tc>
          <w:tcPr>
            <w:tcW w:w="3312" w:type="dxa"/>
            <w:tcBorders>
              <w:top w:val="single" w:sz="8" w:space="0" w:color="000000"/>
              <w:left w:val="nil"/>
              <w:bottom w:val="single" w:sz="6" w:space="0" w:color="000000"/>
              <w:right w:val="nil"/>
            </w:tcBorders>
          </w:tcPr>
          <w:p w14:paraId="76D20B5B" w14:textId="1A51BA89" w:rsidR="000E5621" w:rsidRDefault="005D4D4A" w:rsidP="00C760B5">
            <w:pPr>
              <w:spacing w:after="0"/>
              <w:jc w:val="center"/>
            </w:pPr>
            <w:ins w:id="103" w:author="Yego, Faith Hilda" w:date="2026-08-30T14:22:00Z" w16du:dateUtc="2026-08-30T11:22:00Z">
              <w:r>
                <w:rPr>
                  <w:rFonts w:ascii="Times New Roman" w:eastAsia="Times New Roman" w:hAnsi="Times New Roman" w:cs="Times New Roman"/>
                  <w:b/>
                  <w:sz w:val="21"/>
                </w:rPr>
                <w:t>n</w:t>
              </w:r>
            </w:ins>
            <w:del w:id="104" w:author="Yego, Faith Hilda" w:date="2026-08-30T14:22:00Z" w16du:dateUtc="2026-08-30T11:22:00Z">
              <w:r w:rsidDel="005D4D4A">
                <w:rPr>
                  <w:rFonts w:ascii="Times New Roman" w:eastAsia="Times New Roman" w:hAnsi="Times New Roman" w:cs="Times New Roman"/>
                  <w:b/>
                  <w:sz w:val="21"/>
                </w:rPr>
                <w:delText>N</w:delText>
              </w:r>
            </w:del>
            <w:ins w:id="105" w:author="Yego, Faith Hilda" w:date="2026-08-30T14:22:00Z" w16du:dateUtc="2026-08-30T11:22:00Z">
              <w:r>
                <w:rPr>
                  <w:rFonts w:ascii="Times New Roman" w:eastAsia="Times New Roman" w:hAnsi="Times New Roman" w:cs="Times New Roman"/>
                  <w:b/>
                  <w:sz w:val="21"/>
                </w:rPr>
                <w:t>=200</w:t>
              </w:r>
            </w:ins>
            <w:r w:rsidR="00AA2F10">
              <w:rPr>
                <w:rFonts w:ascii="Times New Roman" w:eastAsia="Times New Roman" w:hAnsi="Times New Roman" w:cs="Times New Roman"/>
                <w:b/>
                <w:sz w:val="21"/>
              </w:rPr>
              <w:t xml:space="preserve"> (%) reporting this barrier</w:t>
            </w:r>
          </w:p>
        </w:tc>
      </w:tr>
      <w:tr w:rsidR="000E5621" w14:paraId="54CF636F" w14:textId="77777777">
        <w:tc>
          <w:tcPr>
            <w:tcW w:w="5040" w:type="dxa"/>
            <w:tcBorders>
              <w:top w:val="nil"/>
              <w:left w:val="nil"/>
              <w:bottom w:val="nil"/>
              <w:right w:val="nil"/>
            </w:tcBorders>
          </w:tcPr>
          <w:p w14:paraId="77EECDE1" w14:textId="77777777" w:rsidR="000E5621" w:rsidRDefault="00AA2F10" w:rsidP="00C760B5">
            <w:pPr>
              <w:spacing w:after="0"/>
            </w:pPr>
            <w:r>
              <w:rPr>
                <w:rFonts w:ascii="Times New Roman" w:eastAsia="Times New Roman" w:hAnsi="Times New Roman" w:cs="Times New Roman"/>
                <w:sz w:val="21"/>
              </w:rPr>
              <w:t>Language barrier</w:t>
            </w:r>
          </w:p>
        </w:tc>
        <w:tc>
          <w:tcPr>
            <w:tcW w:w="3312" w:type="dxa"/>
            <w:tcBorders>
              <w:top w:val="nil"/>
              <w:left w:val="nil"/>
              <w:bottom w:val="nil"/>
              <w:right w:val="nil"/>
            </w:tcBorders>
          </w:tcPr>
          <w:p w14:paraId="1F5D2E8C" w14:textId="77777777" w:rsidR="000E5621" w:rsidRDefault="00AA2F10" w:rsidP="00C760B5">
            <w:pPr>
              <w:spacing w:after="0"/>
              <w:jc w:val="center"/>
            </w:pPr>
            <w:r>
              <w:rPr>
                <w:rFonts w:ascii="Times New Roman" w:eastAsia="Times New Roman" w:hAnsi="Times New Roman" w:cs="Times New Roman"/>
                <w:sz w:val="21"/>
              </w:rPr>
              <w:t>85 (42.5%)</w:t>
            </w:r>
          </w:p>
        </w:tc>
      </w:tr>
      <w:tr w:rsidR="000E5621" w14:paraId="17EB9ED9" w14:textId="77777777">
        <w:tc>
          <w:tcPr>
            <w:tcW w:w="5040" w:type="dxa"/>
            <w:tcBorders>
              <w:top w:val="nil"/>
              <w:left w:val="nil"/>
              <w:bottom w:val="nil"/>
              <w:right w:val="nil"/>
            </w:tcBorders>
          </w:tcPr>
          <w:p w14:paraId="33268A78" w14:textId="77777777" w:rsidR="000E5621" w:rsidRDefault="00AA2F10" w:rsidP="00C760B5">
            <w:pPr>
              <w:spacing w:after="0"/>
            </w:pPr>
            <w:r>
              <w:rPr>
                <w:rFonts w:ascii="Times New Roman" w:eastAsia="Times New Roman" w:hAnsi="Times New Roman" w:cs="Times New Roman"/>
                <w:sz w:val="21"/>
              </w:rPr>
              <w:t>Cultural stigma</w:t>
            </w:r>
          </w:p>
        </w:tc>
        <w:tc>
          <w:tcPr>
            <w:tcW w:w="3312" w:type="dxa"/>
            <w:tcBorders>
              <w:top w:val="nil"/>
              <w:left w:val="nil"/>
              <w:bottom w:val="nil"/>
              <w:right w:val="nil"/>
            </w:tcBorders>
          </w:tcPr>
          <w:p w14:paraId="689ADBB5" w14:textId="77777777" w:rsidR="000E5621" w:rsidRDefault="00AA2F10" w:rsidP="00C760B5">
            <w:pPr>
              <w:spacing w:after="0"/>
              <w:jc w:val="center"/>
            </w:pPr>
            <w:r>
              <w:rPr>
                <w:rFonts w:ascii="Times New Roman" w:eastAsia="Times New Roman" w:hAnsi="Times New Roman" w:cs="Times New Roman"/>
                <w:sz w:val="21"/>
              </w:rPr>
              <w:t>65 (32.5%)</w:t>
            </w:r>
          </w:p>
        </w:tc>
      </w:tr>
      <w:tr w:rsidR="000E5621" w14:paraId="594EB2CA" w14:textId="77777777">
        <w:tc>
          <w:tcPr>
            <w:tcW w:w="5040" w:type="dxa"/>
            <w:tcBorders>
              <w:top w:val="nil"/>
              <w:left w:val="nil"/>
              <w:bottom w:val="nil"/>
              <w:right w:val="nil"/>
            </w:tcBorders>
          </w:tcPr>
          <w:p w14:paraId="4539BA7B" w14:textId="77777777" w:rsidR="000E5621" w:rsidRDefault="00AA2F10" w:rsidP="00C760B5">
            <w:pPr>
              <w:spacing w:after="0"/>
            </w:pPr>
            <w:r>
              <w:rPr>
                <w:rFonts w:ascii="Times New Roman" w:eastAsia="Times New Roman" w:hAnsi="Times New Roman" w:cs="Times New Roman"/>
                <w:sz w:val="21"/>
              </w:rPr>
              <w:t>Limited access to information</w:t>
            </w:r>
          </w:p>
        </w:tc>
        <w:tc>
          <w:tcPr>
            <w:tcW w:w="3312" w:type="dxa"/>
            <w:tcBorders>
              <w:top w:val="nil"/>
              <w:left w:val="nil"/>
              <w:bottom w:val="nil"/>
              <w:right w:val="nil"/>
            </w:tcBorders>
          </w:tcPr>
          <w:p w14:paraId="52B3DDBE" w14:textId="77777777" w:rsidR="000E5621" w:rsidRDefault="00AA2F10" w:rsidP="00C760B5">
            <w:pPr>
              <w:spacing w:after="0"/>
              <w:jc w:val="center"/>
            </w:pPr>
            <w:r>
              <w:rPr>
                <w:rFonts w:ascii="Times New Roman" w:eastAsia="Times New Roman" w:hAnsi="Times New Roman" w:cs="Times New Roman"/>
                <w:sz w:val="21"/>
              </w:rPr>
              <w:t>81 (40.5%)</w:t>
            </w:r>
          </w:p>
        </w:tc>
      </w:tr>
      <w:tr w:rsidR="000E5621" w14:paraId="42D9CCF7" w14:textId="77777777">
        <w:tc>
          <w:tcPr>
            <w:tcW w:w="5040" w:type="dxa"/>
            <w:tcBorders>
              <w:top w:val="nil"/>
              <w:left w:val="nil"/>
              <w:bottom w:val="single" w:sz="8" w:space="0" w:color="000000"/>
              <w:right w:val="nil"/>
            </w:tcBorders>
          </w:tcPr>
          <w:p w14:paraId="3B2DD762" w14:textId="77777777" w:rsidR="000E5621" w:rsidRDefault="00AA2F10" w:rsidP="00C760B5">
            <w:pPr>
              <w:spacing w:after="0"/>
            </w:pPr>
            <w:r>
              <w:rPr>
                <w:rFonts w:ascii="Times New Roman" w:eastAsia="Times New Roman" w:hAnsi="Times New Roman" w:cs="Times New Roman"/>
                <w:sz w:val="21"/>
              </w:rPr>
              <w:t>Poor quality of information</w:t>
            </w:r>
          </w:p>
        </w:tc>
        <w:tc>
          <w:tcPr>
            <w:tcW w:w="3312" w:type="dxa"/>
            <w:tcBorders>
              <w:top w:val="nil"/>
              <w:left w:val="nil"/>
              <w:bottom w:val="single" w:sz="8" w:space="0" w:color="000000"/>
              <w:right w:val="nil"/>
            </w:tcBorders>
          </w:tcPr>
          <w:p w14:paraId="68ACA8EF" w14:textId="77777777" w:rsidR="000E5621" w:rsidRDefault="00AA2F10" w:rsidP="00C760B5">
            <w:pPr>
              <w:spacing w:after="0"/>
              <w:jc w:val="center"/>
            </w:pPr>
            <w:r>
              <w:rPr>
                <w:rFonts w:ascii="Times New Roman" w:eastAsia="Times New Roman" w:hAnsi="Times New Roman" w:cs="Times New Roman"/>
                <w:sz w:val="21"/>
              </w:rPr>
              <w:t>81 (40.5%)</w:t>
            </w:r>
          </w:p>
        </w:tc>
      </w:tr>
    </w:tbl>
    <w:p w14:paraId="3898E809" w14:textId="77777777" w:rsidR="000E5621" w:rsidRDefault="00AA2F10" w:rsidP="00C25E42">
      <w:r>
        <w:rPr>
          <w:rFonts w:ascii="Times New Roman" w:eastAsia="Times New Roman" w:hAnsi="Times New Roman" w:cs="Times New Roman"/>
          <w:i/>
          <w:sz w:val="20"/>
        </w:rPr>
        <w:t>Note. N = 200. These are independent binary indicators, not a single mutually exclusive barrier category, so percentages do not sum to 100%.</w:t>
      </w:r>
    </w:p>
    <w:p w14:paraId="00000186" w14:textId="6296AC47" w:rsidR="001D1787" w:rsidRDefault="000F4601" w:rsidP="00C760B5">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Table 4.3 shows the bivariate analysis of barriers and FP uptake, addressing </w:t>
      </w:r>
      <w:r w:rsidR="00CD46EB">
        <w:rPr>
          <w:rFonts w:ascii="Times New Roman" w:eastAsia="Times New Roman" w:hAnsi="Times New Roman" w:cs="Times New Roman"/>
          <w:sz w:val="24"/>
          <w:szCs w:val="24"/>
        </w:rPr>
        <w:t>o</w:t>
      </w:r>
      <w:r>
        <w:rPr>
          <w:rFonts w:ascii="Times New Roman" w:eastAsia="Times New Roman" w:hAnsi="Times New Roman" w:cs="Times New Roman"/>
          <w:sz w:val="24"/>
          <w:szCs w:val="24"/>
        </w:rPr>
        <w:t>bjective 1</w:t>
      </w:r>
      <w:r>
        <w:rPr>
          <w:rFonts w:ascii="Times New Roman" w:eastAsia="Times New Roman" w:hAnsi="Times New Roman" w:cs="Times New Roman"/>
          <w:sz w:val="24"/>
        </w:rPr>
        <w:t>. Language barrier (χ²</w:t>
      </w:r>
      <w:r w:rsidR="00520198">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(1, </w:t>
      </w:r>
      <w:r w:rsidRPr="00CD46EB">
        <w:rPr>
          <w:rFonts w:ascii="Times New Roman" w:eastAsia="Times New Roman" w:hAnsi="Times New Roman" w:cs="Times New Roman"/>
          <w:i/>
          <w:iCs/>
          <w:sz w:val="24"/>
        </w:rPr>
        <w:t>N</w:t>
      </w:r>
      <w:r>
        <w:rPr>
          <w:rFonts w:ascii="Times New Roman" w:eastAsia="Times New Roman" w:hAnsi="Times New Roman" w:cs="Times New Roman"/>
          <w:sz w:val="24"/>
        </w:rPr>
        <w:t xml:space="preserve"> = 200) = 11.89, </w:t>
      </w:r>
      <w:r w:rsidRPr="00CD46EB">
        <w:rPr>
          <w:rFonts w:ascii="Times New Roman" w:eastAsia="Times New Roman" w:hAnsi="Times New Roman" w:cs="Times New Roman"/>
          <w:i/>
          <w:iCs/>
          <w:sz w:val="24"/>
        </w:rPr>
        <w:t>p</w:t>
      </w:r>
      <w:r>
        <w:rPr>
          <w:rFonts w:ascii="Times New Roman" w:eastAsia="Times New Roman" w:hAnsi="Times New Roman" w:cs="Times New Roman"/>
          <w:sz w:val="24"/>
        </w:rPr>
        <w:t xml:space="preserve"> &lt; .001), cultural stigma (χ²</w:t>
      </w:r>
      <w:r w:rsidR="00520198">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(1, </w:t>
      </w:r>
      <w:r w:rsidRPr="00520198">
        <w:rPr>
          <w:rFonts w:ascii="Times New Roman" w:eastAsia="Times New Roman" w:hAnsi="Times New Roman" w:cs="Times New Roman"/>
          <w:i/>
          <w:iCs/>
          <w:sz w:val="24"/>
        </w:rPr>
        <w:t>N</w:t>
      </w:r>
      <w:r>
        <w:rPr>
          <w:rFonts w:ascii="Times New Roman" w:eastAsia="Times New Roman" w:hAnsi="Times New Roman" w:cs="Times New Roman"/>
          <w:sz w:val="24"/>
        </w:rPr>
        <w:t xml:space="preserve"> = 200) = 12.35, </w:t>
      </w:r>
      <w:r w:rsidRPr="00520198">
        <w:rPr>
          <w:rFonts w:ascii="Times New Roman" w:eastAsia="Times New Roman" w:hAnsi="Times New Roman" w:cs="Times New Roman"/>
          <w:i/>
          <w:iCs/>
          <w:sz w:val="24"/>
        </w:rPr>
        <w:t>p</w:t>
      </w:r>
      <w:r>
        <w:rPr>
          <w:rFonts w:ascii="Times New Roman" w:eastAsia="Times New Roman" w:hAnsi="Times New Roman" w:cs="Times New Roman"/>
          <w:sz w:val="24"/>
        </w:rPr>
        <w:t xml:space="preserve"> &lt; .001), and poor information quality (χ²</w:t>
      </w:r>
      <w:r w:rsidR="00520198">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(1, </w:t>
      </w:r>
      <w:r w:rsidRPr="00520198">
        <w:rPr>
          <w:rFonts w:ascii="Times New Roman" w:eastAsia="Times New Roman" w:hAnsi="Times New Roman" w:cs="Times New Roman"/>
          <w:i/>
          <w:iCs/>
          <w:sz w:val="24"/>
        </w:rPr>
        <w:t>N</w:t>
      </w:r>
      <w:r>
        <w:rPr>
          <w:rFonts w:ascii="Times New Roman" w:eastAsia="Times New Roman" w:hAnsi="Times New Roman" w:cs="Times New Roman"/>
          <w:sz w:val="24"/>
        </w:rPr>
        <w:t xml:space="preserve"> = 200) = 9.20, </w:t>
      </w:r>
      <w:r w:rsidRPr="00520198">
        <w:rPr>
          <w:rFonts w:ascii="Times New Roman" w:eastAsia="Times New Roman" w:hAnsi="Times New Roman" w:cs="Times New Roman"/>
          <w:i/>
          <w:iCs/>
          <w:sz w:val="24"/>
        </w:rPr>
        <w:t>p</w:t>
      </w:r>
      <w:r>
        <w:rPr>
          <w:rFonts w:ascii="Times New Roman" w:eastAsia="Times New Roman" w:hAnsi="Times New Roman" w:cs="Times New Roman"/>
          <w:sz w:val="24"/>
        </w:rPr>
        <w:t xml:space="preserve"> = .002) were each significantly </w:t>
      </w:r>
      <w:r>
        <w:rPr>
          <w:rFonts w:ascii="Times New Roman" w:eastAsia="Times New Roman" w:hAnsi="Times New Roman" w:cs="Times New Roman"/>
          <w:sz w:val="24"/>
        </w:rPr>
        <w:lastRenderedPageBreak/>
        <w:t>associated with lower FP uptake: women reporting no language barrier were considerably more likely to use FP (72.2%) than those reporting a barrier (48.2%). Limited access to information showed the same direction of effect but did not reach statistical significance (χ²</w:t>
      </w:r>
      <w:r w:rsidR="00520198">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(1, </w:t>
      </w:r>
      <w:r w:rsidRPr="00520198">
        <w:rPr>
          <w:rFonts w:ascii="Times New Roman" w:eastAsia="Times New Roman" w:hAnsi="Times New Roman" w:cs="Times New Roman"/>
          <w:i/>
          <w:iCs/>
          <w:sz w:val="24"/>
        </w:rPr>
        <w:t>N</w:t>
      </w:r>
      <w:r>
        <w:rPr>
          <w:rFonts w:ascii="Times New Roman" w:eastAsia="Times New Roman" w:hAnsi="Times New Roman" w:cs="Times New Roman"/>
          <w:sz w:val="24"/>
        </w:rPr>
        <w:t xml:space="preserve"> = 200) = 3.41, </w:t>
      </w:r>
      <w:r w:rsidRPr="00520198">
        <w:rPr>
          <w:rFonts w:ascii="Times New Roman" w:eastAsia="Times New Roman" w:hAnsi="Times New Roman" w:cs="Times New Roman"/>
          <w:i/>
          <w:iCs/>
          <w:sz w:val="24"/>
        </w:rPr>
        <w:t>p</w:t>
      </w:r>
      <w:r>
        <w:rPr>
          <w:rFonts w:ascii="Times New Roman" w:eastAsia="Times New Roman" w:hAnsi="Times New Roman" w:cs="Times New Roman"/>
          <w:sz w:val="24"/>
        </w:rPr>
        <w:t xml:space="preserve"> = .065)</w:t>
      </w:r>
      <w:r>
        <w:rPr>
          <w:rFonts w:ascii="Times New Roman" w:eastAsia="Times New Roman" w:hAnsi="Times New Roman" w:cs="Times New Roman"/>
          <w:sz w:val="24"/>
          <w:szCs w:val="24"/>
        </w:rPr>
        <w:t>; uptake</w:t>
      </w:r>
      <w:r w:rsidR="00CD46EB">
        <w:rPr>
          <w:rFonts w:ascii="Times New Roman" w:eastAsia="Times New Roman" w:hAnsi="Times New Roman" w:cs="Times New Roman"/>
          <w:sz w:val="24"/>
          <w:szCs w:val="24"/>
        </w:rPr>
        <w:t xml:space="preserve"> was at</w:t>
      </w:r>
      <w:r>
        <w:rPr>
          <w:rFonts w:ascii="Times New Roman" w:eastAsia="Times New Roman" w:hAnsi="Times New Roman" w:cs="Times New Roman"/>
          <w:sz w:val="24"/>
          <w:szCs w:val="24"/>
        </w:rPr>
        <w:t xml:space="preserve"> 67.2% among women with good access versus 54.3% among those with limited access</w:t>
      </w:r>
      <w:r>
        <w:rPr>
          <w:rFonts w:ascii="Times New Roman" w:eastAsia="Times New Roman" w:hAnsi="Times New Roman" w:cs="Times New Roman"/>
          <w:sz w:val="24"/>
        </w:rPr>
        <w:t>.</w:t>
      </w:r>
    </w:p>
    <w:p w14:paraId="00000187" w14:textId="77777777" w:rsidR="001D1787" w:rsidRPr="002D10AF" w:rsidRDefault="00AA2F10" w:rsidP="00C760B5">
      <w:pPr>
        <w:spacing w:after="0" w:line="480" w:lineRule="auto"/>
        <w:jc w:val="both"/>
        <w:rPr>
          <w:rFonts w:ascii="Times New Roman" w:eastAsia="Times New Roman" w:hAnsi="Times New Roman" w:cs="Times New Roman"/>
          <w:b/>
          <w:bCs/>
          <w:sz w:val="24"/>
          <w:szCs w:val="24"/>
        </w:rPr>
      </w:pPr>
      <w:r w:rsidRPr="002D10AF">
        <w:rPr>
          <w:rFonts w:ascii="Times New Roman" w:eastAsia="Times New Roman" w:hAnsi="Times New Roman" w:cs="Times New Roman"/>
          <w:b/>
          <w:bCs/>
          <w:sz w:val="24"/>
        </w:rPr>
        <w:t>Table 4.3</w:t>
      </w:r>
    </w:p>
    <w:p w14:paraId="5D0A85F9" w14:textId="1F432855" w:rsidR="000E5621" w:rsidRDefault="00AA2F10" w:rsidP="00C760B5">
      <w:pPr>
        <w:spacing w:after="0"/>
      </w:pPr>
      <w:r>
        <w:rPr>
          <w:rFonts w:ascii="Times New Roman" w:eastAsia="Times New Roman" w:hAnsi="Times New Roman" w:cs="Times New Roman"/>
          <w:i/>
          <w:sz w:val="24"/>
        </w:rPr>
        <w:t>Bivariate Analysis of Barriers and FP Uptake (</w:t>
      </w:r>
      <w:ins w:id="106" w:author="Yego, Faith Hilda" w:date="2026-08-30T14:22:00Z" w16du:dateUtc="2026-08-30T11:22:00Z">
        <w:r w:rsidR="005D4D4A">
          <w:rPr>
            <w:rFonts w:ascii="Times New Roman" w:eastAsia="Times New Roman" w:hAnsi="Times New Roman" w:cs="Times New Roman"/>
            <w:i/>
            <w:sz w:val="24"/>
          </w:rPr>
          <w:t>n</w:t>
        </w:r>
      </w:ins>
      <w:del w:id="107" w:author="Yego, Faith Hilda" w:date="2026-08-30T14:22:00Z" w16du:dateUtc="2026-08-30T11:22:00Z">
        <w:r w:rsidDel="005D4D4A">
          <w:rPr>
            <w:rFonts w:ascii="Times New Roman" w:eastAsia="Times New Roman" w:hAnsi="Times New Roman" w:cs="Times New Roman"/>
            <w:i/>
            <w:sz w:val="24"/>
          </w:rPr>
          <w:delText>N</w:delText>
        </w:r>
      </w:del>
      <w:r>
        <w:rPr>
          <w:rFonts w:ascii="Times New Roman" w:eastAsia="Times New Roman" w:hAnsi="Times New Roman" w:cs="Times New Roman"/>
          <w:i/>
          <w:sz w:val="24"/>
        </w:rPr>
        <w:t xml:space="preserve"> = 200)</w:t>
      </w:r>
    </w:p>
    <w:tbl>
      <w:tblPr>
        <w:tblW w:w="0" w:type="auto"/>
        <w:tblLayout w:type="fixed"/>
        <w:tblLook w:val="04A0" w:firstRow="1" w:lastRow="0" w:firstColumn="1" w:lastColumn="0" w:noHBand="0" w:noVBand="1"/>
      </w:tblPr>
      <w:tblGrid>
        <w:gridCol w:w="2160"/>
        <w:gridCol w:w="1872"/>
        <w:gridCol w:w="1872"/>
        <w:gridCol w:w="1872"/>
        <w:gridCol w:w="1296"/>
        <w:gridCol w:w="1008"/>
      </w:tblGrid>
      <w:tr w:rsidR="000E5621" w14:paraId="447F4562" w14:textId="77777777">
        <w:tc>
          <w:tcPr>
            <w:tcW w:w="2160" w:type="dxa"/>
            <w:tcBorders>
              <w:top w:val="single" w:sz="8" w:space="0" w:color="000000"/>
              <w:left w:val="nil"/>
              <w:bottom w:val="single" w:sz="6" w:space="0" w:color="000000"/>
              <w:right w:val="nil"/>
            </w:tcBorders>
          </w:tcPr>
          <w:p w14:paraId="77C28017" w14:textId="77777777" w:rsidR="000E5621" w:rsidRDefault="00AA2F10" w:rsidP="00C760B5">
            <w:pPr>
              <w:spacing w:after="0"/>
              <w:jc w:val="center"/>
            </w:pPr>
            <w:r>
              <w:rPr>
                <w:rFonts w:ascii="Times New Roman" w:eastAsia="Times New Roman" w:hAnsi="Times New Roman" w:cs="Times New Roman"/>
                <w:b/>
                <w:sz w:val="21"/>
              </w:rPr>
              <w:t>Variable</w:t>
            </w:r>
          </w:p>
        </w:tc>
        <w:tc>
          <w:tcPr>
            <w:tcW w:w="1872" w:type="dxa"/>
            <w:tcBorders>
              <w:top w:val="single" w:sz="8" w:space="0" w:color="000000"/>
              <w:left w:val="nil"/>
              <w:bottom w:val="single" w:sz="6" w:space="0" w:color="000000"/>
              <w:right w:val="nil"/>
            </w:tcBorders>
          </w:tcPr>
          <w:p w14:paraId="7BB8DC00" w14:textId="77777777" w:rsidR="000E5621" w:rsidRDefault="00AA2F10" w:rsidP="00C760B5">
            <w:pPr>
              <w:spacing w:after="0"/>
              <w:jc w:val="center"/>
            </w:pPr>
            <w:r>
              <w:rPr>
                <w:rFonts w:ascii="Times New Roman" w:eastAsia="Times New Roman" w:hAnsi="Times New Roman" w:cs="Times New Roman"/>
                <w:b/>
                <w:sz w:val="21"/>
              </w:rPr>
              <w:t>Category</w:t>
            </w:r>
          </w:p>
        </w:tc>
        <w:tc>
          <w:tcPr>
            <w:tcW w:w="1872" w:type="dxa"/>
            <w:tcBorders>
              <w:top w:val="single" w:sz="8" w:space="0" w:color="000000"/>
              <w:left w:val="nil"/>
              <w:bottom w:val="single" w:sz="6" w:space="0" w:color="000000"/>
              <w:right w:val="nil"/>
            </w:tcBorders>
          </w:tcPr>
          <w:p w14:paraId="7DDCF0B2" w14:textId="77777777" w:rsidR="000E5621" w:rsidRDefault="00AA2F10" w:rsidP="00C760B5">
            <w:pPr>
              <w:spacing w:after="0"/>
              <w:jc w:val="center"/>
            </w:pPr>
            <w:r>
              <w:rPr>
                <w:rFonts w:ascii="Times New Roman" w:eastAsia="Times New Roman" w:hAnsi="Times New Roman" w:cs="Times New Roman"/>
                <w:b/>
                <w:sz w:val="21"/>
              </w:rPr>
              <w:t>FP Uptake: Yes n (%)</w:t>
            </w:r>
          </w:p>
        </w:tc>
        <w:tc>
          <w:tcPr>
            <w:tcW w:w="1872" w:type="dxa"/>
            <w:tcBorders>
              <w:top w:val="single" w:sz="8" w:space="0" w:color="000000"/>
              <w:left w:val="nil"/>
              <w:bottom w:val="single" w:sz="6" w:space="0" w:color="000000"/>
              <w:right w:val="nil"/>
            </w:tcBorders>
          </w:tcPr>
          <w:p w14:paraId="200AD0E1" w14:textId="77777777" w:rsidR="000E5621" w:rsidRDefault="00AA2F10" w:rsidP="00C760B5">
            <w:pPr>
              <w:spacing w:after="0"/>
              <w:jc w:val="center"/>
            </w:pPr>
            <w:r>
              <w:rPr>
                <w:rFonts w:ascii="Times New Roman" w:eastAsia="Times New Roman" w:hAnsi="Times New Roman" w:cs="Times New Roman"/>
                <w:b/>
                <w:sz w:val="21"/>
              </w:rPr>
              <w:t>FP Uptake: No n (%)</w:t>
            </w:r>
          </w:p>
        </w:tc>
        <w:tc>
          <w:tcPr>
            <w:tcW w:w="1296" w:type="dxa"/>
            <w:tcBorders>
              <w:top w:val="single" w:sz="8" w:space="0" w:color="000000"/>
              <w:left w:val="nil"/>
              <w:bottom w:val="single" w:sz="6" w:space="0" w:color="000000"/>
              <w:right w:val="nil"/>
            </w:tcBorders>
          </w:tcPr>
          <w:p w14:paraId="59FC1716" w14:textId="77777777" w:rsidR="000E5621" w:rsidRDefault="00AA2F10" w:rsidP="00C760B5">
            <w:pPr>
              <w:spacing w:after="0"/>
              <w:jc w:val="center"/>
            </w:pPr>
            <w:r>
              <w:rPr>
                <w:rFonts w:ascii="Times New Roman" w:eastAsia="Times New Roman" w:hAnsi="Times New Roman" w:cs="Times New Roman"/>
                <w:b/>
                <w:sz w:val="21"/>
              </w:rPr>
              <w:t>χ² (</w:t>
            </w:r>
            <w:proofErr w:type="spellStart"/>
            <w:r>
              <w:rPr>
                <w:rFonts w:ascii="Times New Roman" w:eastAsia="Times New Roman" w:hAnsi="Times New Roman" w:cs="Times New Roman"/>
                <w:b/>
                <w:sz w:val="21"/>
              </w:rPr>
              <w:t>df</w:t>
            </w:r>
            <w:proofErr w:type="spellEnd"/>
            <w:r>
              <w:rPr>
                <w:rFonts w:ascii="Times New Roman" w:eastAsia="Times New Roman" w:hAnsi="Times New Roman" w:cs="Times New Roman"/>
                <w:b/>
                <w:sz w:val="21"/>
              </w:rPr>
              <w:t xml:space="preserve"> = 1)</w:t>
            </w:r>
          </w:p>
        </w:tc>
        <w:tc>
          <w:tcPr>
            <w:tcW w:w="1008" w:type="dxa"/>
            <w:tcBorders>
              <w:top w:val="single" w:sz="8" w:space="0" w:color="000000"/>
              <w:left w:val="nil"/>
              <w:bottom w:val="single" w:sz="6" w:space="0" w:color="000000"/>
              <w:right w:val="nil"/>
            </w:tcBorders>
          </w:tcPr>
          <w:p w14:paraId="370E8E8B" w14:textId="77777777" w:rsidR="000E5621" w:rsidRDefault="00AA2F10" w:rsidP="00C760B5">
            <w:pPr>
              <w:spacing w:after="0"/>
              <w:jc w:val="center"/>
            </w:pPr>
            <w:r>
              <w:rPr>
                <w:rFonts w:ascii="Times New Roman" w:eastAsia="Times New Roman" w:hAnsi="Times New Roman" w:cs="Times New Roman"/>
                <w:b/>
                <w:sz w:val="21"/>
              </w:rPr>
              <w:t>p</w:t>
            </w:r>
          </w:p>
        </w:tc>
      </w:tr>
      <w:tr w:rsidR="000E5621" w14:paraId="4A52C775" w14:textId="77777777">
        <w:tc>
          <w:tcPr>
            <w:tcW w:w="2160" w:type="dxa"/>
            <w:tcBorders>
              <w:top w:val="nil"/>
              <w:left w:val="nil"/>
              <w:bottom w:val="nil"/>
              <w:right w:val="nil"/>
            </w:tcBorders>
          </w:tcPr>
          <w:p w14:paraId="6195A71A" w14:textId="77777777" w:rsidR="000E5621" w:rsidRDefault="00AA2F10" w:rsidP="00C760B5">
            <w:pPr>
              <w:spacing w:after="0"/>
            </w:pPr>
            <w:r>
              <w:rPr>
                <w:rFonts w:ascii="Times New Roman" w:eastAsia="Times New Roman" w:hAnsi="Times New Roman" w:cs="Times New Roman"/>
                <w:sz w:val="21"/>
              </w:rPr>
              <w:t>Language barrier</w:t>
            </w:r>
          </w:p>
        </w:tc>
        <w:tc>
          <w:tcPr>
            <w:tcW w:w="1872" w:type="dxa"/>
            <w:tcBorders>
              <w:top w:val="nil"/>
              <w:left w:val="nil"/>
              <w:bottom w:val="nil"/>
              <w:right w:val="nil"/>
            </w:tcBorders>
          </w:tcPr>
          <w:p w14:paraId="45387CDE" w14:textId="77777777" w:rsidR="000E5621" w:rsidRDefault="00AA2F10" w:rsidP="00C760B5">
            <w:pPr>
              <w:spacing w:after="0"/>
              <w:jc w:val="center"/>
            </w:pPr>
            <w:r>
              <w:rPr>
                <w:rFonts w:ascii="Times New Roman" w:eastAsia="Times New Roman" w:hAnsi="Times New Roman" w:cs="Times New Roman"/>
                <w:sz w:val="21"/>
              </w:rPr>
              <w:t>Present</w:t>
            </w:r>
          </w:p>
        </w:tc>
        <w:tc>
          <w:tcPr>
            <w:tcW w:w="1872" w:type="dxa"/>
            <w:tcBorders>
              <w:top w:val="nil"/>
              <w:left w:val="nil"/>
              <w:bottom w:val="nil"/>
              <w:right w:val="nil"/>
            </w:tcBorders>
          </w:tcPr>
          <w:p w14:paraId="231B241F" w14:textId="77777777" w:rsidR="000E5621" w:rsidRDefault="00AA2F10" w:rsidP="00C760B5">
            <w:pPr>
              <w:spacing w:after="0"/>
              <w:jc w:val="center"/>
            </w:pPr>
            <w:r>
              <w:rPr>
                <w:rFonts w:ascii="Times New Roman" w:eastAsia="Times New Roman" w:hAnsi="Times New Roman" w:cs="Times New Roman"/>
                <w:sz w:val="21"/>
              </w:rPr>
              <w:t>41 (20.5%)</w:t>
            </w:r>
          </w:p>
        </w:tc>
        <w:tc>
          <w:tcPr>
            <w:tcW w:w="1872" w:type="dxa"/>
            <w:tcBorders>
              <w:top w:val="nil"/>
              <w:left w:val="nil"/>
              <w:bottom w:val="nil"/>
              <w:right w:val="nil"/>
            </w:tcBorders>
          </w:tcPr>
          <w:p w14:paraId="63457A13" w14:textId="77777777" w:rsidR="000E5621" w:rsidRDefault="00AA2F10" w:rsidP="00C760B5">
            <w:pPr>
              <w:spacing w:after="0"/>
              <w:jc w:val="center"/>
            </w:pPr>
            <w:r>
              <w:rPr>
                <w:rFonts w:ascii="Times New Roman" w:eastAsia="Times New Roman" w:hAnsi="Times New Roman" w:cs="Times New Roman"/>
                <w:sz w:val="21"/>
              </w:rPr>
              <w:t>44 (22.0%)</w:t>
            </w:r>
          </w:p>
        </w:tc>
        <w:tc>
          <w:tcPr>
            <w:tcW w:w="1296" w:type="dxa"/>
            <w:tcBorders>
              <w:top w:val="nil"/>
              <w:left w:val="nil"/>
              <w:bottom w:val="nil"/>
              <w:right w:val="nil"/>
            </w:tcBorders>
          </w:tcPr>
          <w:p w14:paraId="7B69094F" w14:textId="77777777" w:rsidR="000E5621" w:rsidRDefault="00AA2F10" w:rsidP="00C760B5">
            <w:pPr>
              <w:spacing w:after="0"/>
              <w:jc w:val="center"/>
            </w:pPr>
            <w:r>
              <w:rPr>
                <w:rFonts w:ascii="Times New Roman" w:eastAsia="Times New Roman" w:hAnsi="Times New Roman" w:cs="Times New Roman"/>
                <w:sz w:val="21"/>
              </w:rPr>
              <w:t>11.89</w:t>
            </w:r>
          </w:p>
        </w:tc>
        <w:tc>
          <w:tcPr>
            <w:tcW w:w="1008" w:type="dxa"/>
            <w:tcBorders>
              <w:top w:val="nil"/>
              <w:left w:val="nil"/>
              <w:bottom w:val="nil"/>
              <w:right w:val="nil"/>
            </w:tcBorders>
          </w:tcPr>
          <w:p w14:paraId="079716CF" w14:textId="77777777" w:rsidR="000E5621" w:rsidRDefault="00AA2F10" w:rsidP="00C760B5">
            <w:pPr>
              <w:spacing w:after="0"/>
              <w:jc w:val="center"/>
            </w:pPr>
            <w:r>
              <w:rPr>
                <w:rFonts w:ascii="Times New Roman" w:eastAsia="Times New Roman" w:hAnsi="Times New Roman" w:cs="Times New Roman"/>
                <w:sz w:val="21"/>
              </w:rPr>
              <w:t>&lt;.001</w:t>
            </w:r>
          </w:p>
        </w:tc>
      </w:tr>
      <w:tr w:rsidR="000E5621" w14:paraId="20964544" w14:textId="77777777">
        <w:tc>
          <w:tcPr>
            <w:tcW w:w="2160" w:type="dxa"/>
            <w:tcBorders>
              <w:top w:val="nil"/>
              <w:left w:val="nil"/>
              <w:bottom w:val="nil"/>
              <w:right w:val="nil"/>
            </w:tcBorders>
          </w:tcPr>
          <w:p w14:paraId="64BABF8C" w14:textId="77777777" w:rsidR="000E5621" w:rsidRDefault="000E5621" w:rsidP="00C760B5">
            <w:pPr>
              <w:spacing w:after="0"/>
            </w:pPr>
          </w:p>
        </w:tc>
        <w:tc>
          <w:tcPr>
            <w:tcW w:w="1872" w:type="dxa"/>
            <w:tcBorders>
              <w:top w:val="nil"/>
              <w:left w:val="nil"/>
              <w:bottom w:val="nil"/>
              <w:right w:val="nil"/>
            </w:tcBorders>
          </w:tcPr>
          <w:p w14:paraId="6B535B36" w14:textId="77777777" w:rsidR="000E5621" w:rsidRDefault="00AA2F10" w:rsidP="00C760B5">
            <w:pPr>
              <w:spacing w:after="0"/>
              <w:jc w:val="center"/>
            </w:pPr>
            <w:r>
              <w:rPr>
                <w:rFonts w:ascii="Times New Roman" w:eastAsia="Times New Roman" w:hAnsi="Times New Roman" w:cs="Times New Roman"/>
                <w:sz w:val="21"/>
              </w:rPr>
              <w:t>Absent</w:t>
            </w:r>
          </w:p>
        </w:tc>
        <w:tc>
          <w:tcPr>
            <w:tcW w:w="1872" w:type="dxa"/>
            <w:tcBorders>
              <w:top w:val="nil"/>
              <w:left w:val="nil"/>
              <w:bottom w:val="nil"/>
              <w:right w:val="nil"/>
            </w:tcBorders>
          </w:tcPr>
          <w:p w14:paraId="77DF2265" w14:textId="77777777" w:rsidR="000E5621" w:rsidRDefault="00AA2F10" w:rsidP="00C760B5">
            <w:pPr>
              <w:spacing w:after="0"/>
              <w:jc w:val="center"/>
            </w:pPr>
            <w:r>
              <w:rPr>
                <w:rFonts w:ascii="Times New Roman" w:eastAsia="Times New Roman" w:hAnsi="Times New Roman" w:cs="Times New Roman"/>
                <w:sz w:val="21"/>
              </w:rPr>
              <w:t>83 (41.5%)</w:t>
            </w:r>
          </w:p>
        </w:tc>
        <w:tc>
          <w:tcPr>
            <w:tcW w:w="1872" w:type="dxa"/>
            <w:tcBorders>
              <w:top w:val="nil"/>
              <w:left w:val="nil"/>
              <w:bottom w:val="nil"/>
              <w:right w:val="nil"/>
            </w:tcBorders>
          </w:tcPr>
          <w:p w14:paraId="46377F97" w14:textId="77777777" w:rsidR="000E5621" w:rsidRDefault="00AA2F10" w:rsidP="00C760B5">
            <w:pPr>
              <w:spacing w:after="0"/>
              <w:jc w:val="center"/>
            </w:pPr>
            <w:r>
              <w:rPr>
                <w:rFonts w:ascii="Times New Roman" w:eastAsia="Times New Roman" w:hAnsi="Times New Roman" w:cs="Times New Roman"/>
                <w:sz w:val="21"/>
              </w:rPr>
              <w:t>32 (16.0%)</w:t>
            </w:r>
          </w:p>
        </w:tc>
        <w:tc>
          <w:tcPr>
            <w:tcW w:w="1296" w:type="dxa"/>
            <w:tcBorders>
              <w:top w:val="nil"/>
              <w:left w:val="nil"/>
              <w:bottom w:val="nil"/>
              <w:right w:val="nil"/>
            </w:tcBorders>
          </w:tcPr>
          <w:p w14:paraId="5A26AA48" w14:textId="77777777" w:rsidR="000E5621" w:rsidRDefault="000E5621" w:rsidP="00C760B5">
            <w:pPr>
              <w:spacing w:after="0"/>
              <w:jc w:val="center"/>
            </w:pPr>
          </w:p>
        </w:tc>
        <w:tc>
          <w:tcPr>
            <w:tcW w:w="1008" w:type="dxa"/>
            <w:tcBorders>
              <w:top w:val="nil"/>
              <w:left w:val="nil"/>
              <w:bottom w:val="nil"/>
              <w:right w:val="nil"/>
            </w:tcBorders>
          </w:tcPr>
          <w:p w14:paraId="185F719D" w14:textId="77777777" w:rsidR="000E5621" w:rsidRDefault="000E5621" w:rsidP="00C760B5">
            <w:pPr>
              <w:spacing w:after="0"/>
              <w:jc w:val="center"/>
            </w:pPr>
          </w:p>
        </w:tc>
      </w:tr>
      <w:tr w:rsidR="000E5621" w14:paraId="56FF3475" w14:textId="77777777">
        <w:tc>
          <w:tcPr>
            <w:tcW w:w="2160" w:type="dxa"/>
            <w:tcBorders>
              <w:top w:val="nil"/>
              <w:left w:val="nil"/>
              <w:bottom w:val="nil"/>
              <w:right w:val="nil"/>
            </w:tcBorders>
          </w:tcPr>
          <w:p w14:paraId="3FEC0224" w14:textId="77777777" w:rsidR="000E5621" w:rsidRDefault="00AA2F10" w:rsidP="00C760B5">
            <w:pPr>
              <w:spacing w:after="0"/>
            </w:pPr>
            <w:r>
              <w:rPr>
                <w:rFonts w:ascii="Times New Roman" w:eastAsia="Times New Roman" w:hAnsi="Times New Roman" w:cs="Times New Roman"/>
                <w:sz w:val="21"/>
              </w:rPr>
              <w:t>Cultural stigma</w:t>
            </w:r>
          </w:p>
        </w:tc>
        <w:tc>
          <w:tcPr>
            <w:tcW w:w="1872" w:type="dxa"/>
            <w:tcBorders>
              <w:top w:val="nil"/>
              <w:left w:val="nil"/>
              <w:bottom w:val="nil"/>
              <w:right w:val="nil"/>
            </w:tcBorders>
          </w:tcPr>
          <w:p w14:paraId="5C1B0102" w14:textId="77777777" w:rsidR="000E5621" w:rsidRDefault="00AA2F10" w:rsidP="00C760B5">
            <w:pPr>
              <w:spacing w:after="0"/>
              <w:jc w:val="center"/>
            </w:pPr>
            <w:r>
              <w:rPr>
                <w:rFonts w:ascii="Times New Roman" w:eastAsia="Times New Roman" w:hAnsi="Times New Roman" w:cs="Times New Roman"/>
                <w:sz w:val="21"/>
              </w:rPr>
              <w:t>Present</w:t>
            </w:r>
          </w:p>
        </w:tc>
        <w:tc>
          <w:tcPr>
            <w:tcW w:w="1872" w:type="dxa"/>
            <w:tcBorders>
              <w:top w:val="nil"/>
              <w:left w:val="nil"/>
              <w:bottom w:val="nil"/>
              <w:right w:val="nil"/>
            </w:tcBorders>
          </w:tcPr>
          <w:p w14:paraId="13029314" w14:textId="77777777" w:rsidR="000E5621" w:rsidRDefault="00AA2F10" w:rsidP="00C760B5">
            <w:pPr>
              <w:spacing w:after="0"/>
              <w:jc w:val="center"/>
            </w:pPr>
            <w:r>
              <w:rPr>
                <w:rFonts w:ascii="Times New Roman" w:eastAsia="Times New Roman" w:hAnsi="Times New Roman" w:cs="Times New Roman"/>
                <w:sz w:val="21"/>
              </w:rPr>
              <w:t>29 (14.5%)</w:t>
            </w:r>
          </w:p>
        </w:tc>
        <w:tc>
          <w:tcPr>
            <w:tcW w:w="1872" w:type="dxa"/>
            <w:tcBorders>
              <w:top w:val="nil"/>
              <w:left w:val="nil"/>
              <w:bottom w:val="nil"/>
              <w:right w:val="nil"/>
            </w:tcBorders>
          </w:tcPr>
          <w:p w14:paraId="64D12893" w14:textId="77777777" w:rsidR="000E5621" w:rsidRDefault="00AA2F10" w:rsidP="00C760B5">
            <w:pPr>
              <w:spacing w:after="0"/>
              <w:jc w:val="center"/>
            </w:pPr>
            <w:r>
              <w:rPr>
                <w:rFonts w:ascii="Times New Roman" w:eastAsia="Times New Roman" w:hAnsi="Times New Roman" w:cs="Times New Roman"/>
                <w:sz w:val="21"/>
              </w:rPr>
              <w:t>36 (18.0%)</w:t>
            </w:r>
          </w:p>
        </w:tc>
        <w:tc>
          <w:tcPr>
            <w:tcW w:w="1296" w:type="dxa"/>
            <w:tcBorders>
              <w:top w:val="nil"/>
              <w:left w:val="nil"/>
              <w:bottom w:val="nil"/>
              <w:right w:val="nil"/>
            </w:tcBorders>
          </w:tcPr>
          <w:p w14:paraId="470E8617" w14:textId="77777777" w:rsidR="000E5621" w:rsidRDefault="00AA2F10" w:rsidP="00C760B5">
            <w:pPr>
              <w:spacing w:after="0"/>
              <w:jc w:val="center"/>
            </w:pPr>
            <w:r>
              <w:rPr>
                <w:rFonts w:ascii="Times New Roman" w:eastAsia="Times New Roman" w:hAnsi="Times New Roman" w:cs="Times New Roman"/>
                <w:sz w:val="21"/>
              </w:rPr>
              <w:t>12.35</w:t>
            </w:r>
          </w:p>
        </w:tc>
        <w:tc>
          <w:tcPr>
            <w:tcW w:w="1008" w:type="dxa"/>
            <w:tcBorders>
              <w:top w:val="nil"/>
              <w:left w:val="nil"/>
              <w:bottom w:val="nil"/>
              <w:right w:val="nil"/>
            </w:tcBorders>
          </w:tcPr>
          <w:p w14:paraId="133AEF68" w14:textId="77777777" w:rsidR="000E5621" w:rsidRDefault="00AA2F10" w:rsidP="00C760B5">
            <w:pPr>
              <w:spacing w:after="0"/>
              <w:jc w:val="center"/>
            </w:pPr>
            <w:r>
              <w:rPr>
                <w:rFonts w:ascii="Times New Roman" w:eastAsia="Times New Roman" w:hAnsi="Times New Roman" w:cs="Times New Roman"/>
                <w:sz w:val="21"/>
              </w:rPr>
              <w:t>&lt;.001</w:t>
            </w:r>
          </w:p>
        </w:tc>
      </w:tr>
      <w:tr w:rsidR="000E5621" w14:paraId="21A966B0" w14:textId="77777777">
        <w:tc>
          <w:tcPr>
            <w:tcW w:w="2160" w:type="dxa"/>
            <w:tcBorders>
              <w:top w:val="nil"/>
              <w:left w:val="nil"/>
              <w:bottom w:val="nil"/>
              <w:right w:val="nil"/>
            </w:tcBorders>
          </w:tcPr>
          <w:p w14:paraId="178C57E1" w14:textId="77777777" w:rsidR="000E5621" w:rsidRDefault="000E5621" w:rsidP="00C760B5">
            <w:pPr>
              <w:spacing w:after="0"/>
            </w:pPr>
          </w:p>
        </w:tc>
        <w:tc>
          <w:tcPr>
            <w:tcW w:w="1872" w:type="dxa"/>
            <w:tcBorders>
              <w:top w:val="nil"/>
              <w:left w:val="nil"/>
              <w:bottom w:val="nil"/>
              <w:right w:val="nil"/>
            </w:tcBorders>
          </w:tcPr>
          <w:p w14:paraId="7E141160" w14:textId="77777777" w:rsidR="000E5621" w:rsidRDefault="00AA2F10" w:rsidP="00C760B5">
            <w:pPr>
              <w:spacing w:after="0"/>
              <w:jc w:val="center"/>
            </w:pPr>
            <w:r>
              <w:rPr>
                <w:rFonts w:ascii="Times New Roman" w:eastAsia="Times New Roman" w:hAnsi="Times New Roman" w:cs="Times New Roman"/>
                <w:sz w:val="21"/>
              </w:rPr>
              <w:t>Absent</w:t>
            </w:r>
          </w:p>
        </w:tc>
        <w:tc>
          <w:tcPr>
            <w:tcW w:w="1872" w:type="dxa"/>
            <w:tcBorders>
              <w:top w:val="nil"/>
              <w:left w:val="nil"/>
              <w:bottom w:val="nil"/>
              <w:right w:val="nil"/>
            </w:tcBorders>
          </w:tcPr>
          <w:p w14:paraId="62EB8A62" w14:textId="77777777" w:rsidR="000E5621" w:rsidRDefault="00AA2F10" w:rsidP="00C760B5">
            <w:pPr>
              <w:spacing w:after="0"/>
              <w:jc w:val="center"/>
            </w:pPr>
            <w:r>
              <w:rPr>
                <w:rFonts w:ascii="Times New Roman" w:eastAsia="Times New Roman" w:hAnsi="Times New Roman" w:cs="Times New Roman"/>
                <w:sz w:val="21"/>
              </w:rPr>
              <w:t>95 (47.5%)</w:t>
            </w:r>
          </w:p>
        </w:tc>
        <w:tc>
          <w:tcPr>
            <w:tcW w:w="1872" w:type="dxa"/>
            <w:tcBorders>
              <w:top w:val="nil"/>
              <w:left w:val="nil"/>
              <w:bottom w:val="nil"/>
              <w:right w:val="nil"/>
            </w:tcBorders>
          </w:tcPr>
          <w:p w14:paraId="0128AAD8" w14:textId="77777777" w:rsidR="000E5621" w:rsidRDefault="00AA2F10" w:rsidP="00C760B5">
            <w:pPr>
              <w:spacing w:after="0"/>
              <w:jc w:val="center"/>
            </w:pPr>
            <w:r>
              <w:rPr>
                <w:rFonts w:ascii="Times New Roman" w:eastAsia="Times New Roman" w:hAnsi="Times New Roman" w:cs="Times New Roman"/>
                <w:sz w:val="21"/>
              </w:rPr>
              <w:t>40 (20.0%)</w:t>
            </w:r>
          </w:p>
        </w:tc>
        <w:tc>
          <w:tcPr>
            <w:tcW w:w="1296" w:type="dxa"/>
            <w:tcBorders>
              <w:top w:val="nil"/>
              <w:left w:val="nil"/>
              <w:bottom w:val="nil"/>
              <w:right w:val="nil"/>
            </w:tcBorders>
          </w:tcPr>
          <w:p w14:paraId="102EE0C3" w14:textId="77777777" w:rsidR="000E5621" w:rsidRDefault="000E5621" w:rsidP="00C760B5">
            <w:pPr>
              <w:spacing w:after="0"/>
              <w:jc w:val="center"/>
            </w:pPr>
          </w:p>
        </w:tc>
        <w:tc>
          <w:tcPr>
            <w:tcW w:w="1008" w:type="dxa"/>
            <w:tcBorders>
              <w:top w:val="nil"/>
              <w:left w:val="nil"/>
              <w:bottom w:val="nil"/>
              <w:right w:val="nil"/>
            </w:tcBorders>
          </w:tcPr>
          <w:p w14:paraId="71714678" w14:textId="77777777" w:rsidR="000E5621" w:rsidRDefault="000E5621" w:rsidP="00C760B5">
            <w:pPr>
              <w:spacing w:after="0"/>
              <w:jc w:val="center"/>
            </w:pPr>
          </w:p>
        </w:tc>
      </w:tr>
      <w:tr w:rsidR="000E5621" w14:paraId="563D55A5" w14:textId="77777777">
        <w:tc>
          <w:tcPr>
            <w:tcW w:w="2160" w:type="dxa"/>
            <w:tcBorders>
              <w:top w:val="nil"/>
              <w:left w:val="nil"/>
              <w:bottom w:val="nil"/>
              <w:right w:val="nil"/>
            </w:tcBorders>
          </w:tcPr>
          <w:p w14:paraId="7AD53E2F" w14:textId="77777777" w:rsidR="000E5621" w:rsidRDefault="00AA2F10" w:rsidP="00C760B5">
            <w:pPr>
              <w:spacing w:after="0"/>
            </w:pPr>
            <w:r>
              <w:rPr>
                <w:rFonts w:ascii="Times New Roman" w:eastAsia="Times New Roman" w:hAnsi="Times New Roman" w:cs="Times New Roman"/>
                <w:sz w:val="21"/>
              </w:rPr>
              <w:t>Limited access to information</w:t>
            </w:r>
          </w:p>
        </w:tc>
        <w:tc>
          <w:tcPr>
            <w:tcW w:w="1872" w:type="dxa"/>
            <w:tcBorders>
              <w:top w:val="nil"/>
              <w:left w:val="nil"/>
              <w:bottom w:val="nil"/>
              <w:right w:val="nil"/>
            </w:tcBorders>
          </w:tcPr>
          <w:p w14:paraId="61BF7F84" w14:textId="77777777" w:rsidR="000E5621" w:rsidRDefault="00AA2F10" w:rsidP="00C760B5">
            <w:pPr>
              <w:spacing w:after="0"/>
              <w:jc w:val="center"/>
            </w:pPr>
            <w:r>
              <w:rPr>
                <w:rFonts w:ascii="Times New Roman" w:eastAsia="Times New Roman" w:hAnsi="Times New Roman" w:cs="Times New Roman"/>
                <w:sz w:val="21"/>
              </w:rPr>
              <w:t>Present</w:t>
            </w:r>
          </w:p>
        </w:tc>
        <w:tc>
          <w:tcPr>
            <w:tcW w:w="1872" w:type="dxa"/>
            <w:tcBorders>
              <w:top w:val="nil"/>
              <w:left w:val="nil"/>
              <w:bottom w:val="nil"/>
              <w:right w:val="nil"/>
            </w:tcBorders>
          </w:tcPr>
          <w:p w14:paraId="0A8BE145" w14:textId="77777777" w:rsidR="000E5621" w:rsidRDefault="00AA2F10" w:rsidP="00C760B5">
            <w:pPr>
              <w:spacing w:after="0"/>
              <w:jc w:val="center"/>
            </w:pPr>
            <w:r>
              <w:rPr>
                <w:rFonts w:ascii="Times New Roman" w:eastAsia="Times New Roman" w:hAnsi="Times New Roman" w:cs="Times New Roman"/>
                <w:sz w:val="21"/>
              </w:rPr>
              <w:t>44 (22.0%)</w:t>
            </w:r>
          </w:p>
        </w:tc>
        <w:tc>
          <w:tcPr>
            <w:tcW w:w="1872" w:type="dxa"/>
            <w:tcBorders>
              <w:top w:val="nil"/>
              <w:left w:val="nil"/>
              <w:bottom w:val="nil"/>
              <w:right w:val="nil"/>
            </w:tcBorders>
          </w:tcPr>
          <w:p w14:paraId="334DC046" w14:textId="77777777" w:rsidR="000E5621" w:rsidRDefault="00AA2F10" w:rsidP="00C760B5">
            <w:pPr>
              <w:spacing w:after="0"/>
              <w:jc w:val="center"/>
            </w:pPr>
            <w:r>
              <w:rPr>
                <w:rFonts w:ascii="Times New Roman" w:eastAsia="Times New Roman" w:hAnsi="Times New Roman" w:cs="Times New Roman"/>
                <w:sz w:val="21"/>
              </w:rPr>
              <w:t>37 (18.5%)</w:t>
            </w:r>
          </w:p>
        </w:tc>
        <w:tc>
          <w:tcPr>
            <w:tcW w:w="1296" w:type="dxa"/>
            <w:tcBorders>
              <w:top w:val="nil"/>
              <w:left w:val="nil"/>
              <w:bottom w:val="nil"/>
              <w:right w:val="nil"/>
            </w:tcBorders>
          </w:tcPr>
          <w:p w14:paraId="48D61DB6" w14:textId="77777777" w:rsidR="000E5621" w:rsidRDefault="00AA2F10" w:rsidP="00C760B5">
            <w:pPr>
              <w:spacing w:after="0"/>
              <w:jc w:val="center"/>
            </w:pPr>
            <w:r>
              <w:rPr>
                <w:rFonts w:ascii="Times New Roman" w:eastAsia="Times New Roman" w:hAnsi="Times New Roman" w:cs="Times New Roman"/>
                <w:sz w:val="21"/>
              </w:rPr>
              <w:t>3.41</w:t>
            </w:r>
          </w:p>
        </w:tc>
        <w:tc>
          <w:tcPr>
            <w:tcW w:w="1008" w:type="dxa"/>
            <w:tcBorders>
              <w:top w:val="nil"/>
              <w:left w:val="nil"/>
              <w:bottom w:val="nil"/>
              <w:right w:val="nil"/>
            </w:tcBorders>
          </w:tcPr>
          <w:p w14:paraId="593EB89D" w14:textId="77777777" w:rsidR="000E5621" w:rsidRDefault="00AA2F10" w:rsidP="00C760B5">
            <w:pPr>
              <w:spacing w:after="0"/>
              <w:jc w:val="center"/>
            </w:pPr>
            <w:r>
              <w:rPr>
                <w:rFonts w:ascii="Times New Roman" w:eastAsia="Times New Roman" w:hAnsi="Times New Roman" w:cs="Times New Roman"/>
                <w:sz w:val="21"/>
              </w:rPr>
              <w:t>.065</w:t>
            </w:r>
          </w:p>
        </w:tc>
      </w:tr>
      <w:tr w:rsidR="000E5621" w14:paraId="39065A41" w14:textId="77777777">
        <w:tc>
          <w:tcPr>
            <w:tcW w:w="2160" w:type="dxa"/>
            <w:tcBorders>
              <w:top w:val="nil"/>
              <w:left w:val="nil"/>
              <w:bottom w:val="nil"/>
              <w:right w:val="nil"/>
            </w:tcBorders>
          </w:tcPr>
          <w:p w14:paraId="0A0B8964" w14:textId="77777777" w:rsidR="000E5621" w:rsidRDefault="000E5621" w:rsidP="00C760B5">
            <w:pPr>
              <w:spacing w:after="0"/>
            </w:pPr>
          </w:p>
        </w:tc>
        <w:tc>
          <w:tcPr>
            <w:tcW w:w="1872" w:type="dxa"/>
            <w:tcBorders>
              <w:top w:val="nil"/>
              <w:left w:val="nil"/>
              <w:bottom w:val="nil"/>
              <w:right w:val="nil"/>
            </w:tcBorders>
          </w:tcPr>
          <w:p w14:paraId="77A26AC3" w14:textId="77777777" w:rsidR="000E5621" w:rsidRDefault="00AA2F10" w:rsidP="00C760B5">
            <w:pPr>
              <w:spacing w:after="0"/>
              <w:jc w:val="center"/>
            </w:pPr>
            <w:r>
              <w:rPr>
                <w:rFonts w:ascii="Times New Roman" w:eastAsia="Times New Roman" w:hAnsi="Times New Roman" w:cs="Times New Roman"/>
                <w:sz w:val="21"/>
              </w:rPr>
              <w:t>Absent</w:t>
            </w:r>
          </w:p>
        </w:tc>
        <w:tc>
          <w:tcPr>
            <w:tcW w:w="1872" w:type="dxa"/>
            <w:tcBorders>
              <w:top w:val="nil"/>
              <w:left w:val="nil"/>
              <w:bottom w:val="nil"/>
              <w:right w:val="nil"/>
            </w:tcBorders>
          </w:tcPr>
          <w:p w14:paraId="2CE6A5D7" w14:textId="77777777" w:rsidR="000E5621" w:rsidRDefault="00AA2F10" w:rsidP="00C760B5">
            <w:pPr>
              <w:spacing w:after="0"/>
              <w:jc w:val="center"/>
            </w:pPr>
            <w:r>
              <w:rPr>
                <w:rFonts w:ascii="Times New Roman" w:eastAsia="Times New Roman" w:hAnsi="Times New Roman" w:cs="Times New Roman"/>
                <w:sz w:val="21"/>
              </w:rPr>
              <w:t>80 (40.0%)</w:t>
            </w:r>
          </w:p>
        </w:tc>
        <w:tc>
          <w:tcPr>
            <w:tcW w:w="1872" w:type="dxa"/>
            <w:tcBorders>
              <w:top w:val="nil"/>
              <w:left w:val="nil"/>
              <w:bottom w:val="nil"/>
              <w:right w:val="nil"/>
            </w:tcBorders>
          </w:tcPr>
          <w:p w14:paraId="2774EB45" w14:textId="77777777" w:rsidR="000E5621" w:rsidRDefault="00AA2F10" w:rsidP="00C760B5">
            <w:pPr>
              <w:spacing w:after="0"/>
              <w:jc w:val="center"/>
            </w:pPr>
            <w:r>
              <w:rPr>
                <w:rFonts w:ascii="Times New Roman" w:eastAsia="Times New Roman" w:hAnsi="Times New Roman" w:cs="Times New Roman"/>
                <w:sz w:val="21"/>
              </w:rPr>
              <w:t>39 (19.5%)</w:t>
            </w:r>
          </w:p>
        </w:tc>
        <w:tc>
          <w:tcPr>
            <w:tcW w:w="1296" w:type="dxa"/>
            <w:tcBorders>
              <w:top w:val="nil"/>
              <w:left w:val="nil"/>
              <w:bottom w:val="nil"/>
              <w:right w:val="nil"/>
            </w:tcBorders>
          </w:tcPr>
          <w:p w14:paraId="4B727874" w14:textId="77777777" w:rsidR="000E5621" w:rsidRDefault="000E5621" w:rsidP="00C760B5">
            <w:pPr>
              <w:spacing w:after="0"/>
              <w:jc w:val="center"/>
            </w:pPr>
          </w:p>
        </w:tc>
        <w:tc>
          <w:tcPr>
            <w:tcW w:w="1008" w:type="dxa"/>
            <w:tcBorders>
              <w:top w:val="nil"/>
              <w:left w:val="nil"/>
              <w:bottom w:val="nil"/>
              <w:right w:val="nil"/>
            </w:tcBorders>
          </w:tcPr>
          <w:p w14:paraId="0183D170" w14:textId="77777777" w:rsidR="000E5621" w:rsidRDefault="000E5621" w:rsidP="00C760B5">
            <w:pPr>
              <w:spacing w:after="0"/>
              <w:jc w:val="center"/>
            </w:pPr>
          </w:p>
        </w:tc>
      </w:tr>
      <w:tr w:rsidR="000E5621" w14:paraId="3CD954D7" w14:textId="77777777">
        <w:tc>
          <w:tcPr>
            <w:tcW w:w="2160" w:type="dxa"/>
            <w:tcBorders>
              <w:top w:val="nil"/>
              <w:left w:val="nil"/>
              <w:bottom w:val="nil"/>
              <w:right w:val="nil"/>
            </w:tcBorders>
          </w:tcPr>
          <w:p w14:paraId="43C13BAB" w14:textId="77777777" w:rsidR="000E5621" w:rsidRDefault="00AA2F10" w:rsidP="00C760B5">
            <w:pPr>
              <w:spacing w:after="0"/>
            </w:pPr>
            <w:r>
              <w:rPr>
                <w:rFonts w:ascii="Times New Roman" w:eastAsia="Times New Roman" w:hAnsi="Times New Roman" w:cs="Times New Roman"/>
                <w:sz w:val="21"/>
              </w:rPr>
              <w:t>Poor information quality</w:t>
            </w:r>
          </w:p>
        </w:tc>
        <w:tc>
          <w:tcPr>
            <w:tcW w:w="1872" w:type="dxa"/>
            <w:tcBorders>
              <w:top w:val="nil"/>
              <w:left w:val="nil"/>
              <w:bottom w:val="nil"/>
              <w:right w:val="nil"/>
            </w:tcBorders>
          </w:tcPr>
          <w:p w14:paraId="671ADC12" w14:textId="77777777" w:rsidR="000E5621" w:rsidRDefault="00AA2F10" w:rsidP="00C760B5">
            <w:pPr>
              <w:spacing w:after="0"/>
              <w:jc w:val="center"/>
            </w:pPr>
            <w:r>
              <w:rPr>
                <w:rFonts w:ascii="Times New Roman" w:eastAsia="Times New Roman" w:hAnsi="Times New Roman" w:cs="Times New Roman"/>
                <w:sz w:val="21"/>
              </w:rPr>
              <w:t>Present</w:t>
            </w:r>
          </w:p>
        </w:tc>
        <w:tc>
          <w:tcPr>
            <w:tcW w:w="1872" w:type="dxa"/>
            <w:tcBorders>
              <w:top w:val="nil"/>
              <w:left w:val="nil"/>
              <w:bottom w:val="nil"/>
              <w:right w:val="nil"/>
            </w:tcBorders>
          </w:tcPr>
          <w:p w14:paraId="0C798D49" w14:textId="77777777" w:rsidR="000E5621" w:rsidRDefault="00AA2F10" w:rsidP="00C760B5">
            <w:pPr>
              <w:spacing w:after="0"/>
              <w:jc w:val="center"/>
            </w:pPr>
            <w:r>
              <w:rPr>
                <w:rFonts w:ascii="Times New Roman" w:eastAsia="Times New Roman" w:hAnsi="Times New Roman" w:cs="Times New Roman"/>
                <w:sz w:val="21"/>
              </w:rPr>
              <w:t>40 (20.0%)</w:t>
            </w:r>
          </w:p>
        </w:tc>
        <w:tc>
          <w:tcPr>
            <w:tcW w:w="1872" w:type="dxa"/>
            <w:tcBorders>
              <w:top w:val="nil"/>
              <w:left w:val="nil"/>
              <w:bottom w:val="nil"/>
              <w:right w:val="nil"/>
            </w:tcBorders>
          </w:tcPr>
          <w:p w14:paraId="2E2DEED4" w14:textId="77777777" w:rsidR="000E5621" w:rsidRDefault="00AA2F10" w:rsidP="00C760B5">
            <w:pPr>
              <w:spacing w:after="0"/>
              <w:jc w:val="center"/>
            </w:pPr>
            <w:r>
              <w:rPr>
                <w:rFonts w:ascii="Times New Roman" w:eastAsia="Times New Roman" w:hAnsi="Times New Roman" w:cs="Times New Roman"/>
                <w:sz w:val="21"/>
              </w:rPr>
              <w:t>41 (20.5%)</w:t>
            </w:r>
          </w:p>
        </w:tc>
        <w:tc>
          <w:tcPr>
            <w:tcW w:w="1296" w:type="dxa"/>
            <w:tcBorders>
              <w:top w:val="nil"/>
              <w:left w:val="nil"/>
              <w:bottom w:val="nil"/>
              <w:right w:val="nil"/>
            </w:tcBorders>
          </w:tcPr>
          <w:p w14:paraId="33301588" w14:textId="77777777" w:rsidR="000E5621" w:rsidRDefault="00AA2F10" w:rsidP="00C760B5">
            <w:pPr>
              <w:spacing w:after="0"/>
              <w:jc w:val="center"/>
            </w:pPr>
            <w:r>
              <w:rPr>
                <w:rFonts w:ascii="Times New Roman" w:eastAsia="Times New Roman" w:hAnsi="Times New Roman" w:cs="Times New Roman"/>
                <w:sz w:val="21"/>
              </w:rPr>
              <w:t>9.20</w:t>
            </w:r>
          </w:p>
        </w:tc>
        <w:tc>
          <w:tcPr>
            <w:tcW w:w="1008" w:type="dxa"/>
            <w:tcBorders>
              <w:top w:val="nil"/>
              <w:left w:val="nil"/>
              <w:bottom w:val="nil"/>
              <w:right w:val="nil"/>
            </w:tcBorders>
          </w:tcPr>
          <w:p w14:paraId="56B6C611" w14:textId="77777777" w:rsidR="000E5621" w:rsidRDefault="00AA2F10" w:rsidP="00C760B5">
            <w:pPr>
              <w:spacing w:after="0"/>
              <w:jc w:val="center"/>
            </w:pPr>
            <w:r>
              <w:rPr>
                <w:rFonts w:ascii="Times New Roman" w:eastAsia="Times New Roman" w:hAnsi="Times New Roman" w:cs="Times New Roman"/>
                <w:sz w:val="21"/>
              </w:rPr>
              <w:t>.002</w:t>
            </w:r>
          </w:p>
        </w:tc>
      </w:tr>
      <w:tr w:rsidR="000E5621" w14:paraId="485DBBE3" w14:textId="77777777">
        <w:tc>
          <w:tcPr>
            <w:tcW w:w="2160" w:type="dxa"/>
            <w:tcBorders>
              <w:top w:val="nil"/>
              <w:left w:val="nil"/>
              <w:bottom w:val="single" w:sz="8" w:space="0" w:color="000000"/>
              <w:right w:val="nil"/>
            </w:tcBorders>
          </w:tcPr>
          <w:p w14:paraId="78988DB3" w14:textId="77777777" w:rsidR="000E5621" w:rsidRDefault="000E5621" w:rsidP="00C760B5">
            <w:pPr>
              <w:spacing w:after="0"/>
            </w:pPr>
          </w:p>
        </w:tc>
        <w:tc>
          <w:tcPr>
            <w:tcW w:w="1872" w:type="dxa"/>
            <w:tcBorders>
              <w:top w:val="nil"/>
              <w:left w:val="nil"/>
              <w:bottom w:val="single" w:sz="8" w:space="0" w:color="000000"/>
              <w:right w:val="nil"/>
            </w:tcBorders>
          </w:tcPr>
          <w:p w14:paraId="0F8104D1" w14:textId="77777777" w:rsidR="000E5621" w:rsidRDefault="00AA2F10" w:rsidP="00C760B5">
            <w:pPr>
              <w:spacing w:after="0"/>
              <w:jc w:val="center"/>
            </w:pPr>
            <w:r>
              <w:rPr>
                <w:rFonts w:ascii="Times New Roman" w:eastAsia="Times New Roman" w:hAnsi="Times New Roman" w:cs="Times New Roman"/>
                <w:sz w:val="21"/>
              </w:rPr>
              <w:t>Absent</w:t>
            </w:r>
          </w:p>
        </w:tc>
        <w:tc>
          <w:tcPr>
            <w:tcW w:w="1872" w:type="dxa"/>
            <w:tcBorders>
              <w:top w:val="nil"/>
              <w:left w:val="nil"/>
              <w:bottom w:val="single" w:sz="8" w:space="0" w:color="000000"/>
              <w:right w:val="nil"/>
            </w:tcBorders>
          </w:tcPr>
          <w:p w14:paraId="63A271E8" w14:textId="77777777" w:rsidR="000E5621" w:rsidRDefault="00AA2F10" w:rsidP="00C760B5">
            <w:pPr>
              <w:spacing w:after="0"/>
              <w:jc w:val="center"/>
            </w:pPr>
            <w:r>
              <w:rPr>
                <w:rFonts w:ascii="Times New Roman" w:eastAsia="Times New Roman" w:hAnsi="Times New Roman" w:cs="Times New Roman"/>
                <w:sz w:val="21"/>
              </w:rPr>
              <w:t>84 (42.0%)</w:t>
            </w:r>
          </w:p>
        </w:tc>
        <w:tc>
          <w:tcPr>
            <w:tcW w:w="1872" w:type="dxa"/>
            <w:tcBorders>
              <w:top w:val="nil"/>
              <w:left w:val="nil"/>
              <w:bottom w:val="single" w:sz="8" w:space="0" w:color="000000"/>
              <w:right w:val="nil"/>
            </w:tcBorders>
          </w:tcPr>
          <w:p w14:paraId="69F8C305" w14:textId="77777777" w:rsidR="000E5621" w:rsidRDefault="00AA2F10" w:rsidP="00C760B5">
            <w:pPr>
              <w:spacing w:after="0"/>
              <w:jc w:val="center"/>
            </w:pPr>
            <w:r>
              <w:rPr>
                <w:rFonts w:ascii="Times New Roman" w:eastAsia="Times New Roman" w:hAnsi="Times New Roman" w:cs="Times New Roman"/>
                <w:sz w:val="21"/>
              </w:rPr>
              <w:t>35 (17.5%)</w:t>
            </w:r>
          </w:p>
        </w:tc>
        <w:tc>
          <w:tcPr>
            <w:tcW w:w="1296" w:type="dxa"/>
            <w:tcBorders>
              <w:top w:val="nil"/>
              <w:left w:val="nil"/>
              <w:bottom w:val="single" w:sz="8" w:space="0" w:color="000000"/>
              <w:right w:val="nil"/>
            </w:tcBorders>
          </w:tcPr>
          <w:p w14:paraId="075E8CAF" w14:textId="77777777" w:rsidR="000E5621" w:rsidRDefault="000E5621" w:rsidP="00C760B5">
            <w:pPr>
              <w:spacing w:after="0"/>
              <w:jc w:val="center"/>
            </w:pPr>
          </w:p>
        </w:tc>
        <w:tc>
          <w:tcPr>
            <w:tcW w:w="1008" w:type="dxa"/>
            <w:tcBorders>
              <w:top w:val="nil"/>
              <w:left w:val="nil"/>
              <w:bottom w:val="single" w:sz="8" w:space="0" w:color="000000"/>
              <w:right w:val="nil"/>
            </w:tcBorders>
          </w:tcPr>
          <w:p w14:paraId="5147BE56" w14:textId="77777777" w:rsidR="000E5621" w:rsidRDefault="000E5621" w:rsidP="00C760B5">
            <w:pPr>
              <w:spacing w:after="0"/>
              <w:jc w:val="center"/>
            </w:pPr>
          </w:p>
        </w:tc>
      </w:tr>
    </w:tbl>
    <w:p w14:paraId="4EFDDAB7" w14:textId="77777777" w:rsidR="000E5621" w:rsidRDefault="00AA2F10" w:rsidP="00C760B5">
      <w:pPr>
        <w:spacing w:after="0"/>
      </w:pPr>
      <w:r>
        <w:rPr>
          <w:rFonts w:ascii="Times New Roman" w:eastAsia="Times New Roman" w:hAnsi="Times New Roman" w:cs="Times New Roman"/>
          <w:i/>
          <w:sz w:val="20"/>
        </w:rPr>
        <w:t>Note. Three associations reached statistical significance at p &lt; .05: language barrier, cultural stigma, and poor information quality.</w:t>
      </w:r>
    </w:p>
    <w:p w14:paraId="7BBC83DB" w14:textId="779BB3A4" w:rsidR="000E5621" w:rsidRDefault="00AA2F10" w:rsidP="00C25E42">
      <w:pPr>
        <w:spacing w:before="240" w:after="0" w:line="480" w:lineRule="auto"/>
      </w:pPr>
      <w:r>
        <w:rPr>
          <w:rFonts w:ascii="Times New Roman" w:eastAsia="Times New Roman" w:hAnsi="Times New Roman" w:cs="Times New Roman"/>
          <w:sz w:val="24"/>
        </w:rPr>
        <w:t xml:space="preserve">Table 4.4 reports the resulting </w:t>
      </w:r>
      <w:r w:rsidR="00527AAB">
        <w:rPr>
          <w:rFonts w:ascii="Times New Roman" w:eastAsia="Times New Roman" w:hAnsi="Times New Roman" w:cs="Times New Roman"/>
          <w:sz w:val="24"/>
        </w:rPr>
        <w:t>unadjusted</w:t>
      </w:r>
      <w:r>
        <w:rPr>
          <w:rFonts w:ascii="Times New Roman" w:eastAsia="Times New Roman" w:hAnsi="Times New Roman" w:cs="Times New Roman"/>
          <w:sz w:val="24"/>
        </w:rPr>
        <w:t xml:space="preserve"> odds ratios. Language barrier (OR = 0.36, 95% CI [0.20, 0.65], p &lt; .001) and poor information quality (OR = 0.41, 95% CI [0.23, 0.73], p = .003) were each associated with markedly lower odds of current FP uptake. Cultural stigma was also significantly associated with lower odds of uptake (OR = 0.34, 95% CI [0.18, 0.63], p &lt; .001). Limited access to information did not reach significance (OR = 0.58, 95% CI [0.32, 1.04], p = .066).</w:t>
      </w:r>
    </w:p>
    <w:p w14:paraId="0A1B5F8C" w14:textId="77777777" w:rsidR="000E5621" w:rsidRPr="002D10AF" w:rsidRDefault="00AA2F10" w:rsidP="002D10AF">
      <w:pPr>
        <w:spacing w:after="0" w:line="480" w:lineRule="auto"/>
        <w:rPr>
          <w:b/>
          <w:bCs/>
        </w:rPr>
      </w:pPr>
      <w:r w:rsidRPr="002D10AF">
        <w:rPr>
          <w:rFonts w:ascii="Times New Roman" w:eastAsia="Times New Roman" w:hAnsi="Times New Roman" w:cs="Times New Roman"/>
          <w:b/>
          <w:bCs/>
          <w:sz w:val="24"/>
        </w:rPr>
        <w:t>Table 4.4</w:t>
      </w:r>
    </w:p>
    <w:p w14:paraId="572D426B" w14:textId="77777777" w:rsidR="000E5621" w:rsidRDefault="00AA2F10" w:rsidP="002D10AF">
      <w:pPr>
        <w:spacing w:after="0" w:line="480" w:lineRule="auto"/>
      </w:pPr>
      <w:r>
        <w:rPr>
          <w:rFonts w:ascii="Times New Roman" w:eastAsia="Times New Roman" w:hAnsi="Times New Roman" w:cs="Times New Roman"/>
          <w:i/>
          <w:sz w:val="24"/>
        </w:rPr>
        <w:t>Logistic Regression — Barriers and FP Uptake (N = 200)</w:t>
      </w:r>
    </w:p>
    <w:tbl>
      <w:tblPr>
        <w:tblW w:w="0" w:type="auto"/>
        <w:tblLayout w:type="fixed"/>
        <w:tblLook w:val="04A0" w:firstRow="1" w:lastRow="0" w:firstColumn="1" w:lastColumn="0" w:noHBand="0" w:noVBand="1"/>
      </w:tblPr>
      <w:tblGrid>
        <w:gridCol w:w="4320"/>
        <w:gridCol w:w="3600"/>
        <w:gridCol w:w="1440"/>
      </w:tblGrid>
      <w:tr w:rsidR="000E5621" w14:paraId="4815DFE9" w14:textId="77777777">
        <w:tc>
          <w:tcPr>
            <w:tcW w:w="4320" w:type="dxa"/>
            <w:tcBorders>
              <w:top w:val="single" w:sz="8" w:space="0" w:color="000000"/>
              <w:left w:val="nil"/>
              <w:bottom w:val="single" w:sz="6" w:space="0" w:color="000000"/>
              <w:right w:val="nil"/>
            </w:tcBorders>
          </w:tcPr>
          <w:p w14:paraId="7E59E46D" w14:textId="77777777" w:rsidR="000E5621" w:rsidRDefault="00AA2F10" w:rsidP="00C760B5">
            <w:pPr>
              <w:spacing w:after="0"/>
              <w:jc w:val="center"/>
            </w:pPr>
            <w:r>
              <w:rPr>
                <w:rFonts w:ascii="Times New Roman" w:eastAsia="Times New Roman" w:hAnsi="Times New Roman" w:cs="Times New Roman"/>
                <w:b/>
                <w:sz w:val="21"/>
              </w:rPr>
              <w:t>Variable</w:t>
            </w:r>
          </w:p>
        </w:tc>
        <w:tc>
          <w:tcPr>
            <w:tcW w:w="3600" w:type="dxa"/>
            <w:tcBorders>
              <w:top w:val="single" w:sz="8" w:space="0" w:color="000000"/>
              <w:left w:val="nil"/>
              <w:bottom w:val="single" w:sz="6" w:space="0" w:color="000000"/>
              <w:right w:val="nil"/>
            </w:tcBorders>
          </w:tcPr>
          <w:p w14:paraId="599D1678" w14:textId="77777777" w:rsidR="000E5621" w:rsidRDefault="00AA2F10" w:rsidP="00C760B5">
            <w:pPr>
              <w:spacing w:after="0"/>
              <w:jc w:val="center"/>
            </w:pPr>
            <w:r>
              <w:rPr>
                <w:rFonts w:ascii="Times New Roman" w:eastAsia="Times New Roman" w:hAnsi="Times New Roman" w:cs="Times New Roman"/>
                <w:b/>
                <w:sz w:val="21"/>
              </w:rPr>
              <w:t>OR [95% CI]</w:t>
            </w:r>
          </w:p>
        </w:tc>
        <w:tc>
          <w:tcPr>
            <w:tcW w:w="1440" w:type="dxa"/>
            <w:tcBorders>
              <w:top w:val="single" w:sz="8" w:space="0" w:color="000000"/>
              <w:left w:val="nil"/>
              <w:bottom w:val="single" w:sz="6" w:space="0" w:color="000000"/>
              <w:right w:val="nil"/>
            </w:tcBorders>
          </w:tcPr>
          <w:p w14:paraId="7A73D095" w14:textId="77777777" w:rsidR="000E5621" w:rsidRDefault="00AA2F10" w:rsidP="00C760B5">
            <w:pPr>
              <w:spacing w:after="0"/>
              <w:jc w:val="center"/>
            </w:pPr>
            <w:r>
              <w:rPr>
                <w:rFonts w:ascii="Times New Roman" w:eastAsia="Times New Roman" w:hAnsi="Times New Roman" w:cs="Times New Roman"/>
                <w:b/>
                <w:sz w:val="21"/>
              </w:rPr>
              <w:t>p</w:t>
            </w:r>
          </w:p>
        </w:tc>
      </w:tr>
      <w:tr w:rsidR="000E5621" w14:paraId="6F204852" w14:textId="77777777">
        <w:tc>
          <w:tcPr>
            <w:tcW w:w="4320" w:type="dxa"/>
            <w:tcBorders>
              <w:top w:val="nil"/>
              <w:left w:val="nil"/>
              <w:bottom w:val="nil"/>
              <w:right w:val="nil"/>
            </w:tcBorders>
          </w:tcPr>
          <w:p w14:paraId="0A3BCA2F" w14:textId="77777777" w:rsidR="000E5621" w:rsidRDefault="00AA2F10" w:rsidP="00C760B5">
            <w:pPr>
              <w:spacing w:after="0"/>
            </w:pPr>
            <w:r>
              <w:rPr>
                <w:rFonts w:ascii="Times New Roman" w:eastAsia="Times New Roman" w:hAnsi="Times New Roman" w:cs="Times New Roman"/>
                <w:sz w:val="21"/>
              </w:rPr>
              <w:t>Language barrier (ref: absent)</w:t>
            </w:r>
          </w:p>
        </w:tc>
        <w:tc>
          <w:tcPr>
            <w:tcW w:w="3600" w:type="dxa"/>
            <w:tcBorders>
              <w:top w:val="nil"/>
              <w:left w:val="nil"/>
              <w:bottom w:val="nil"/>
              <w:right w:val="nil"/>
            </w:tcBorders>
          </w:tcPr>
          <w:p w14:paraId="32C82D10" w14:textId="77777777" w:rsidR="000E5621" w:rsidRDefault="00AA2F10" w:rsidP="00C760B5">
            <w:pPr>
              <w:spacing w:after="0"/>
              <w:jc w:val="center"/>
            </w:pPr>
            <w:r>
              <w:rPr>
                <w:rFonts w:ascii="Times New Roman" w:eastAsia="Times New Roman" w:hAnsi="Times New Roman" w:cs="Times New Roman"/>
                <w:sz w:val="21"/>
              </w:rPr>
              <w:t>0.36 [0.20, 0.65]</w:t>
            </w:r>
          </w:p>
        </w:tc>
        <w:tc>
          <w:tcPr>
            <w:tcW w:w="1440" w:type="dxa"/>
            <w:tcBorders>
              <w:top w:val="nil"/>
              <w:left w:val="nil"/>
              <w:bottom w:val="nil"/>
              <w:right w:val="nil"/>
            </w:tcBorders>
          </w:tcPr>
          <w:p w14:paraId="44759D4C" w14:textId="77777777" w:rsidR="000E5621" w:rsidRDefault="00AA2F10" w:rsidP="00C760B5">
            <w:pPr>
              <w:spacing w:after="0"/>
              <w:jc w:val="center"/>
            </w:pPr>
            <w:r>
              <w:rPr>
                <w:rFonts w:ascii="Times New Roman" w:eastAsia="Times New Roman" w:hAnsi="Times New Roman" w:cs="Times New Roman"/>
                <w:sz w:val="21"/>
              </w:rPr>
              <w:t>&lt;.001</w:t>
            </w:r>
          </w:p>
        </w:tc>
      </w:tr>
      <w:tr w:rsidR="000E5621" w14:paraId="39E189DA" w14:textId="77777777">
        <w:tc>
          <w:tcPr>
            <w:tcW w:w="4320" w:type="dxa"/>
            <w:tcBorders>
              <w:top w:val="nil"/>
              <w:left w:val="nil"/>
              <w:bottom w:val="nil"/>
              <w:right w:val="nil"/>
            </w:tcBorders>
          </w:tcPr>
          <w:p w14:paraId="44835837" w14:textId="77777777" w:rsidR="000E5621" w:rsidRDefault="00AA2F10" w:rsidP="00C760B5">
            <w:pPr>
              <w:spacing w:after="0"/>
            </w:pPr>
            <w:r>
              <w:rPr>
                <w:rFonts w:ascii="Times New Roman" w:eastAsia="Times New Roman" w:hAnsi="Times New Roman" w:cs="Times New Roman"/>
                <w:sz w:val="21"/>
              </w:rPr>
              <w:t>Cultural stigma (ref: absent)</w:t>
            </w:r>
          </w:p>
        </w:tc>
        <w:tc>
          <w:tcPr>
            <w:tcW w:w="3600" w:type="dxa"/>
            <w:tcBorders>
              <w:top w:val="nil"/>
              <w:left w:val="nil"/>
              <w:bottom w:val="nil"/>
              <w:right w:val="nil"/>
            </w:tcBorders>
          </w:tcPr>
          <w:p w14:paraId="7DDC1B81" w14:textId="77777777" w:rsidR="000E5621" w:rsidRDefault="00AA2F10" w:rsidP="00C760B5">
            <w:pPr>
              <w:spacing w:after="0"/>
              <w:jc w:val="center"/>
            </w:pPr>
            <w:r>
              <w:rPr>
                <w:rFonts w:ascii="Times New Roman" w:eastAsia="Times New Roman" w:hAnsi="Times New Roman" w:cs="Times New Roman"/>
                <w:sz w:val="21"/>
              </w:rPr>
              <w:t>0.34 [0.18, 0.63]</w:t>
            </w:r>
          </w:p>
        </w:tc>
        <w:tc>
          <w:tcPr>
            <w:tcW w:w="1440" w:type="dxa"/>
            <w:tcBorders>
              <w:top w:val="nil"/>
              <w:left w:val="nil"/>
              <w:bottom w:val="nil"/>
              <w:right w:val="nil"/>
            </w:tcBorders>
          </w:tcPr>
          <w:p w14:paraId="001828CA" w14:textId="77777777" w:rsidR="000E5621" w:rsidRDefault="00AA2F10" w:rsidP="00C760B5">
            <w:pPr>
              <w:spacing w:after="0"/>
              <w:jc w:val="center"/>
            </w:pPr>
            <w:r>
              <w:rPr>
                <w:rFonts w:ascii="Times New Roman" w:eastAsia="Times New Roman" w:hAnsi="Times New Roman" w:cs="Times New Roman"/>
                <w:sz w:val="21"/>
              </w:rPr>
              <w:t>&lt;.001</w:t>
            </w:r>
          </w:p>
        </w:tc>
      </w:tr>
      <w:tr w:rsidR="000E5621" w14:paraId="473B42B0" w14:textId="77777777">
        <w:tc>
          <w:tcPr>
            <w:tcW w:w="4320" w:type="dxa"/>
            <w:tcBorders>
              <w:top w:val="nil"/>
              <w:left w:val="nil"/>
              <w:bottom w:val="nil"/>
              <w:right w:val="nil"/>
            </w:tcBorders>
          </w:tcPr>
          <w:p w14:paraId="1C723A14" w14:textId="77777777" w:rsidR="000E5621" w:rsidRDefault="00AA2F10" w:rsidP="00C760B5">
            <w:pPr>
              <w:spacing w:after="0"/>
            </w:pPr>
            <w:r>
              <w:rPr>
                <w:rFonts w:ascii="Times New Roman" w:eastAsia="Times New Roman" w:hAnsi="Times New Roman" w:cs="Times New Roman"/>
                <w:sz w:val="21"/>
              </w:rPr>
              <w:t>Limited access (ref: absent)</w:t>
            </w:r>
          </w:p>
        </w:tc>
        <w:tc>
          <w:tcPr>
            <w:tcW w:w="3600" w:type="dxa"/>
            <w:tcBorders>
              <w:top w:val="nil"/>
              <w:left w:val="nil"/>
              <w:bottom w:val="nil"/>
              <w:right w:val="nil"/>
            </w:tcBorders>
          </w:tcPr>
          <w:p w14:paraId="652AD61F" w14:textId="77777777" w:rsidR="000E5621" w:rsidRDefault="00AA2F10" w:rsidP="00C760B5">
            <w:pPr>
              <w:spacing w:after="0"/>
              <w:jc w:val="center"/>
            </w:pPr>
            <w:r>
              <w:rPr>
                <w:rFonts w:ascii="Times New Roman" w:eastAsia="Times New Roman" w:hAnsi="Times New Roman" w:cs="Times New Roman"/>
                <w:sz w:val="21"/>
              </w:rPr>
              <w:t>0.58 [0.32, 1.04]</w:t>
            </w:r>
          </w:p>
        </w:tc>
        <w:tc>
          <w:tcPr>
            <w:tcW w:w="1440" w:type="dxa"/>
            <w:tcBorders>
              <w:top w:val="nil"/>
              <w:left w:val="nil"/>
              <w:bottom w:val="nil"/>
              <w:right w:val="nil"/>
            </w:tcBorders>
          </w:tcPr>
          <w:p w14:paraId="376560B1" w14:textId="77777777" w:rsidR="000E5621" w:rsidRDefault="00AA2F10" w:rsidP="00C760B5">
            <w:pPr>
              <w:spacing w:after="0"/>
              <w:jc w:val="center"/>
            </w:pPr>
            <w:r>
              <w:rPr>
                <w:rFonts w:ascii="Times New Roman" w:eastAsia="Times New Roman" w:hAnsi="Times New Roman" w:cs="Times New Roman"/>
                <w:sz w:val="21"/>
              </w:rPr>
              <w:t>.066</w:t>
            </w:r>
          </w:p>
        </w:tc>
      </w:tr>
      <w:tr w:rsidR="000E5621" w14:paraId="765EC2A2" w14:textId="77777777">
        <w:tc>
          <w:tcPr>
            <w:tcW w:w="4320" w:type="dxa"/>
            <w:tcBorders>
              <w:top w:val="nil"/>
              <w:left w:val="nil"/>
              <w:bottom w:val="single" w:sz="8" w:space="0" w:color="000000"/>
              <w:right w:val="nil"/>
            </w:tcBorders>
          </w:tcPr>
          <w:p w14:paraId="477A325A" w14:textId="77777777" w:rsidR="000E5621" w:rsidRDefault="00AA2F10" w:rsidP="00C760B5">
            <w:pPr>
              <w:spacing w:after="0"/>
            </w:pPr>
            <w:r>
              <w:rPr>
                <w:rFonts w:ascii="Times New Roman" w:eastAsia="Times New Roman" w:hAnsi="Times New Roman" w:cs="Times New Roman"/>
                <w:sz w:val="21"/>
              </w:rPr>
              <w:t>Poor information quality (ref: absent)</w:t>
            </w:r>
          </w:p>
        </w:tc>
        <w:tc>
          <w:tcPr>
            <w:tcW w:w="3600" w:type="dxa"/>
            <w:tcBorders>
              <w:top w:val="nil"/>
              <w:left w:val="nil"/>
              <w:bottom w:val="single" w:sz="8" w:space="0" w:color="000000"/>
              <w:right w:val="nil"/>
            </w:tcBorders>
          </w:tcPr>
          <w:p w14:paraId="35EA8D6C" w14:textId="77777777" w:rsidR="000E5621" w:rsidRDefault="00AA2F10" w:rsidP="00C760B5">
            <w:pPr>
              <w:spacing w:after="0"/>
              <w:jc w:val="center"/>
            </w:pPr>
            <w:r>
              <w:rPr>
                <w:rFonts w:ascii="Times New Roman" w:eastAsia="Times New Roman" w:hAnsi="Times New Roman" w:cs="Times New Roman"/>
                <w:sz w:val="21"/>
              </w:rPr>
              <w:t>0.41 [0.23, 0.73]</w:t>
            </w:r>
          </w:p>
        </w:tc>
        <w:tc>
          <w:tcPr>
            <w:tcW w:w="1440" w:type="dxa"/>
            <w:tcBorders>
              <w:top w:val="nil"/>
              <w:left w:val="nil"/>
              <w:bottom w:val="single" w:sz="8" w:space="0" w:color="000000"/>
              <w:right w:val="nil"/>
            </w:tcBorders>
          </w:tcPr>
          <w:p w14:paraId="02404334" w14:textId="77777777" w:rsidR="000E5621" w:rsidRDefault="00AA2F10" w:rsidP="00C760B5">
            <w:pPr>
              <w:spacing w:after="0"/>
              <w:jc w:val="center"/>
            </w:pPr>
            <w:r>
              <w:rPr>
                <w:rFonts w:ascii="Times New Roman" w:eastAsia="Times New Roman" w:hAnsi="Times New Roman" w:cs="Times New Roman"/>
                <w:sz w:val="21"/>
              </w:rPr>
              <w:t>.003</w:t>
            </w:r>
          </w:p>
        </w:tc>
      </w:tr>
    </w:tbl>
    <w:p w14:paraId="2C5DA928" w14:textId="2E9B91B2" w:rsidR="000E5621" w:rsidRDefault="00AA2F10" w:rsidP="00C760B5">
      <w:pPr>
        <w:spacing w:after="0"/>
      </w:pPr>
      <w:r>
        <w:rPr>
          <w:rFonts w:ascii="Times New Roman" w:eastAsia="Times New Roman" w:hAnsi="Times New Roman" w:cs="Times New Roman"/>
          <w:i/>
          <w:sz w:val="20"/>
        </w:rPr>
        <w:t xml:space="preserve">Note. OR = odds ratio; CI = confidence interval; ref = reference category. </w:t>
      </w:r>
    </w:p>
    <w:p w14:paraId="000001C8" w14:textId="77777777" w:rsidR="001D1787" w:rsidRDefault="00AA2F10" w:rsidP="00C25E42">
      <w:pPr>
        <w:spacing w:before="240"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Qualitative data reinforced these patterns. On language barriers, one participant from Mandera West stated:</w:t>
      </w:r>
    </w:p>
    <w:p w14:paraId="000001C9" w14:textId="77777777" w:rsidR="001D1787" w:rsidRDefault="00AA2F10" w:rsidP="00C760B5">
      <w:pPr>
        <w:spacing w:after="0" w:line="480" w:lineRule="auto"/>
        <w:ind w:left="600" w:right="600"/>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"There are too many women who do not get the messages in Kiswahili or English. When the health worker is not speaking our language, we get lost."</w:t>
      </w:r>
    </w:p>
    <w:p w14:paraId="000001CA" w14:textId="77777777" w:rsidR="001D1787" w:rsidRDefault="00AA2F10" w:rsidP="00C760B5">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On stigma, a participant from Mandera East noted:</w:t>
      </w:r>
    </w:p>
    <w:p w14:paraId="000001CB" w14:textId="1ACB3B7F" w:rsidR="001D1787" w:rsidRDefault="00AA2F10" w:rsidP="00C760B5">
      <w:pPr>
        <w:spacing w:after="0" w:line="480" w:lineRule="auto"/>
        <w:ind w:left="600" w:right="600"/>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"When it comes to communicating about family planning, it is not easy in the community</w:t>
      </w:r>
      <w:r w:rsidR="00527AAB">
        <w:rPr>
          <w:rFonts w:ascii="Times New Roman" w:eastAsia="Times New Roman" w:hAnsi="Times New Roman" w:cs="Times New Roman"/>
          <w:i/>
          <w:iCs/>
          <w:sz w:val="24"/>
          <w:szCs w:val="24"/>
        </w:rPr>
        <w:t>, and people are afraid of being labelled</w:t>
      </w:r>
      <w:r>
        <w:rPr>
          <w:rFonts w:ascii="Times New Roman" w:eastAsia="Times New Roman" w:hAnsi="Times New Roman" w:cs="Times New Roman"/>
          <w:i/>
          <w:iCs/>
          <w:sz w:val="24"/>
          <w:szCs w:val="24"/>
        </w:rPr>
        <w:t xml:space="preserve"> as bad or promiscuous."</w:t>
      </w:r>
    </w:p>
    <w:p w14:paraId="000001CC" w14:textId="77777777" w:rsidR="001D1787" w:rsidRDefault="00AA2F10" w:rsidP="00C760B5">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Community Health Volunteer highlighted the need for cultural and linguistic adaptation beyond mere translation:</w:t>
      </w:r>
    </w:p>
    <w:p w14:paraId="000001CD" w14:textId="77777777" w:rsidR="001D1787" w:rsidRDefault="00AA2F10" w:rsidP="00C760B5">
      <w:pPr>
        <w:spacing w:after="0" w:line="480" w:lineRule="auto"/>
        <w:ind w:left="600" w:right="600"/>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"Messages must be delivered in our local language, using examples that we can associate with, instead of medical jargon."</w:t>
      </w:r>
    </w:p>
    <w:p w14:paraId="000001CE" w14:textId="77777777" w:rsidR="001D1787" w:rsidRDefault="00AA2F10" w:rsidP="00C760B5">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Healthcare providers also acknowledged quality and language constraints:</w:t>
      </w:r>
    </w:p>
    <w:p w14:paraId="000001CF" w14:textId="1B2B94A6" w:rsidR="001D1787" w:rsidRDefault="00AA2F10" w:rsidP="00C760B5">
      <w:pPr>
        <w:spacing w:after="0" w:line="480" w:lineRule="auto"/>
        <w:ind w:left="600" w:right="600"/>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"We use simple language, but the complex medical terminology can confuse people. In addition, some women are unwilling to discuss family planning openly due to male dominance in decision-making."</w:t>
      </w:r>
      <w:r>
        <w:rPr>
          <w:rFonts w:ascii="Times New Roman" w:eastAsia="Times New Roman" w:hAnsi="Times New Roman" w:cs="Times New Roman"/>
          <w:sz w:val="24"/>
          <w:szCs w:val="24"/>
        </w:rPr>
        <w:t xml:space="preserve"> Nurse, Mandera County Referral Hospital</w:t>
      </w:r>
    </w:p>
    <w:p w14:paraId="000001D0" w14:textId="77777777" w:rsidR="001D1787" w:rsidRDefault="00AA2F10" w:rsidP="00C760B5">
      <w:pPr>
        <w:pStyle w:val="Heading2"/>
        <w:keepNext w:val="0"/>
        <w:keepLines w:val="0"/>
        <w:spacing w:after="0"/>
        <w:jc w:val="both"/>
        <w:rPr>
          <w:sz w:val="34"/>
          <w:szCs w:val="34"/>
        </w:rPr>
      </w:pPr>
      <w:bookmarkStart w:id="108" w:name="_heading=h.1yd8g5ea3hih" w:colFirst="0" w:colLast="0"/>
      <w:bookmarkStart w:id="109" w:name="_Toc236420082"/>
      <w:bookmarkEnd w:id="108"/>
      <w:r>
        <w:t>4.4 Effectiveness of Communication Strategies Used</w:t>
      </w:r>
      <w:bookmarkEnd w:id="109"/>
    </w:p>
    <w:p w14:paraId="000001D1" w14:textId="447EB2D7" w:rsidR="001D1787" w:rsidRDefault="00AA2F10" w:rsidP="00C760B5">
      <w:pPr>
        <w:pStyle w:val="Heading3"/>
        <w:keepNext w:val="0"/>
        <w:keepLines w:val="0"/>
        <w:spacing w:before="0"/>
        <w:jc w:val="both"/>
        <w:rPr>
          <w:b/>
          <w:bCs/>
          <w:sz w:val="26"/>
          <w:szCs w:val="26"/>
        </w:rPr>
      </w:pPr>
      <w:bookmarkStart w:id="110" w:name="_heading=h.pl7i7jp1bkfc" w:colFirst="0" w:colLast="0"/>
      <w:bookmarkStart w:id="111" w:name="_Toc236420083"/>
      <w:bookmarkEnd w:id="110"/>
      <w:r>
        <w:rPr>
          <w:b/>
          <w:bCs/>
        </w:rPr>
        <w:t xml:space="preserve">4.4.1 Communication Channels </w:t>
      </w:r>
      <w:r w:rsidR="00527AAB">
        <w:rPr>
          <w:b/>
          <w:bCs/>
        </w:rPr>
        <w:t>Utilised</w:t>
      </w:r>
      <w:bookmarkEnd w:id="111"/>
    </w:p>
    <w:p w14:paraId="13A81296" w14:textId="1C726A89" w:rsidR="00C25E42" w:rsidRDefault="00AA2F10" w:rsidP="00C760B5">
      <w:pPr>
        <w:spacing w:after="0" w:line="480" w:lineRule="auto"/>
        <w:jc w:val="both"/>
        <w:rPr>
          <w:rFonts w:ascii="Times New Roman" w:eastAsia="Times New Roman" w:hAnsi="Times New Roman" w:cs="Times New Roman"/>
          <w:sz w:val="24"/>
        </w:rPr>
      </w:pPr>
      <w:r>
        <w:rPr>
          <w:rFonts w:ascii="Times New Roman" w:eastAsia="Times New Roman" w:hAnsi="Times New Roman" w:cs="Times New Roman"/>
          <w:sz w:val="24"/>
        </w:rPr>
        <w:t xml:space="preserve">Respondents were asked to identify the channels through which they received FP information. Table 4.5 </w:t>
      </w:r>
      <w:r w:rsidR="00CD46EB">
        <w:rPr>
          <w:rFonts w:ascii="Times New Roman" w:eastAsia="Times New Roman" w:hAnsi="Times New Roman" w:cs="Times New Roman"/>
          <w:sz w:val="24"/>
          <w:szCs w:val="24"/>
        </w:rPr>
        <w:t>presents the frequency of use across channels</w:t>
      </w:r>
      <w:r>
        <w:rPr>
          <w:rFonts w:ascii="Times New Roman" w:eastAsia="Times New Roman" w:hAnsi="Times New Roman" w:cs="Times New Roman"/>
          <w:sz w:val="24"/>
        </w:rPr>
        <w:t>: 114 of 200 respondents (57.0%) reported using an interpersonal channel (a healthcare provider or Community Health Volunteer), 55 (27.5%) were regular radio listeners, and 98 (49.0%) had attended a community meeting on FP.</w:t>
      </w:r>
    </w:p>
    <w:p w14:paraId="2155C327" w14:textId="77777777" w:rsidR="00756074" w:rsidRDefault="00756074">
      <w:pPr>
        <w:rPr>
          <w:rFonts w:ascii="Times New Roman" w:eastAsia="Times New Roman" w:hAnsi="Times New Roman" w:cs="Times New Roman"/>
          <w:sz w:val="24"/>
        </w:rPr>
      </w:pPr>
      <w:r>
        <w:rPr>
          <w:rFonts w:ascii="Times New Roman" w:eastAsia="Times New Roman" w:hAnsi="Times New Roman" w:cs="Times New Roman"/>
          <w:sz w:val="24"/>
        </w:rPr>
        <w:br w:type="page"/>
      </w:r>
    </w:p>
    <w:p w14:paraId="000001D3" w14:textId="36DB97A7" w:rsidR="001D1787" w:rsidRPr="00C25E42" w:rsidRDefault="00AA2F10" w:rsidP="00C760B5">
      <w:pPr>
        <w:spacing w:after="0" w:line="480" w:lineRule="auto"/>
        <w:jc w:val="both"/>
        <w:rPr>
          <w:rFonts w:ascii="Times New Roman" w:eastAsia="Times New Roman" w:hAnsi="Times New Roman" w:cs="Times New Roman"/>
          <w:sz w:val="24"/>
        </w:rPr>
      </w:pPr>
      <w:r>
        <w:rPr>
          <w:rFonts w:ascii="Times New Roman" w:eastAsia="Times New Roman" w:hAnsi="Times New Roman" w:cs="Times New Roman"/>
          <w:sz w:val="24"/>
        </w:rPr>
        <w:lastRenderedPageBreak/>
        <w:t>Table 4.5</w:t>
      </w:r>
    </w:p>
    <w:p w14:paraId="202F2818" w14:textId="77777777" w:rsidR="000E5621" w:rsidRDefault="00AA2F10" w:rsidP="002D10AF">
      <w:pPr>
        <w:spacing w:after="0" w:line="480" w:lineRule="auto"/>
      </w:pPr>
      <w:r>
        <w:rPr>
          <w:rFonts w:ascii="Times New Roman" w:eastAsia="Times New Roman" w:hAnsi="Times New Roman" w:cs="Times New Roman"/>
          <w:i/>
          <w:sz w:val="24"/>
        </w:rPr>
        <w:t>Prevalence of Communication Channels and Strategies Used (N = 200)</w:t>
      </w:r>
    </w:p>
    <w:tbl>
      <w:tblPr>
        <w:tblW w:w="0" w:type="auto"/>
        <w:tblLayout w:type="fixed"/>
        <w:tblLook w:val="04A0" w:firstRow="1" w:lastRow="0" w:firstColumn="1" w:lastColumn="0" w:noHBand="0" w:noVBand="1"/>
      </w:tblPr>
      <w:tblGrid>
        <w:gridCol w:w="5472"/>
        <w:gridCol w:w="2880"/>
      </w:tblGrid>
      <w:tr w:rsidR="000E5621" w14:paraId="3FAFACDF" w14:textId="77777777">
        <w:tc>
          <w:tcPr>
            <w:tcW w:w="5472" w:type="dxa"/>
            <w:tcBorders>
              <w:top w:val="single" w:sz="8" w:space="0" w:color="000000"/>
              <w:left w:val="nil"/>
              <w:bottom w:val="single" w:sz="6" w:space="0" w:color="000000"/>
              <w:right w:val="nil"/>
            </w:tcBorders>
          </w:tcPr>
          <w:p w14:paraId="4C21DBE9" w14:textId="77777777" w:rsidR="000E5621" w:rsidRDefault="00AA2F10" w:rsidP="00C760B5">
            <w:pPr>
              <w:spacing w:after="0"/>
              <w:jc w:val="center"/>
            </w:pPr>
            <w:r>
              <w:rPr>
                <w:rFonts w:ascii="Times New Roman" w:eastAsia="Times New Roman" w:hAnsi="Times New Roman" w:cs="Times New Roman"/>
                <w:b/>
                <w:sz w:val="21"/>
              </w:rPr>
              <w:t>Channel/Strategy</w:t>
            </w:r>
          </w:p>
        </w:tc>
        <w:tc>
          <w:tcPr>
            <w:tcW w:w="2880" w:type="dxa"/>
            <w:tcBorders>
              <w:top w:val="single" w:sz="8" w:space="0" w:color="000000"/>
              <w:left w:val="nil"/>
              <w:bottom w:val="single" w:sz="6" w:space="0" w:color="000000"/>
              <w:right w:val="nil"/>
            </w:tcBorders>
          </w:tcPr>
          <w:p w14:paraId="49FE6684" w14:textId="77777777" w:rsidR="000E5621" w:rsidRDefault="00AA2F10" w:rsidP="00C760B5">
            <w:pPr>
              <w:spacing w:after="0"/>
              <w:jc w:val="center"/>
            </w:pPr>
            <w:r>
              <w:rPr>
                <w:rFonts w:ascii="Times New Roman" w:eastAsia="Times New Roman" w:hAnsi="Times New Roman" w:cs="Times New Roman"/>
                <w:b/>
                <w:sz w:val="21"/>
              </w:rPr>
              <w:t>n (%) reporting use</w:t>
            </w:r>
          </w:p>
        </w:tc>
      </w:tr>
      <w:tr w:rsidR="000E5621" w14:paraId="3DA30AA8" w14:textId="77777777">
        <w:tc>
          <w:tcPr>
            <w:tcW w:w="5472" w:type="dxa"/>
            <w:tcBorders>
              <w:top w:val="nil"/>
              <w:left w:val="nil"/>
              <w:bottom w:val="nil"/>
              <w:right w:val="nil"/>
            </w:tcBorders>
          </w:tcPr>
          <w:p w14:paraId="5187B576" w14:textId="77777777" w:rsidR="000E5621" w:rsidRDefault="00AA2F10" w:rsidP="00C760B5">
            <w:pPr>
              <w:spacing w:after="0"/>
            </w:pPr>
            <w:r>
              <w:rPr>
                <w:rFonts w:ascii="Times New Roman" w:eastAsia="Times New Roman" w:hAnsi="Times New Roman" w:cs="Times New Roman"/>
                <w:sz w:val="21"/>
              </w:rPr>
              <w:t>Interpersonal channel (healthcare provider/CHV)</w:t>
            </w:r>
          </w:p>
        </w:tc>
        <w:tc>
          <w:tcPr>
            <w:tcW w:w="2880" w:type="dxa"/>
            <w:tcBorders>
              <w:top w:val="nil"/>
              <w:left w:val="nil"/>
              <w:bottom w:val="nil"/>
              <w:right w:val="nil"/>
            </w:tcBorders>
          </w:tcPr>
          <w:p w14:paraId="5E495086" w14:textId="77777777" w:rsidR="000E5621" w:rsidRDefault="00AA2F10" w:rsidP="00C760B5">
            <w:pPr>
              <w:spacing w:after="0"/>
              <w:jc w:val="center"/>
            </w:pPr>
            <w:r>
              <w:rPr>
                <w:rFonts w:ascii="Times New Roman" w:eastAsia="Times New Roman" w:hAnsi="Times New Roman" w:cs="Times New Roman"/>
                <w:sz w:val="21"/>
              </w:rPr>
              <w:t>114 (57.0%)</w:t>
            </w:r>
          </w:p>
        </w:tc>
      </w:tr>
      <w:tr w:rsidR="000E5621" w14:paraId="7B1DDD0B" w14:textId="77777777">
        <w:tc>
          <w:tcPr>
            <w:tcW w:w="5472" w:type="dxa"/>
            <w:tcBorders>
              <w:top w:val="nil"/>
              <w:left w:val="nil"/>
              <w:bottom w:val="nil"/>
              <w:right w:val="nil"/>
            </w:tcBorders>
          </w:tcPr>
          <w:p w14:paraId="32DCB10A" w14:textId="77777777" w:rsidR="000E5621" w:rsidRDefault="00AA2F10" w:rsidP="00C760B5">
            <w:pPr>
              <w:spacing w:after="0"/>
            </w:pPr>
            <w:r>
              <w:rPr>
                <w:rFonts w:ascii="Times New Roman" w:eastAsia="Times New Roman" w:hAnsi="Times New Roman" w:cs="Times New Roman"/>
                <w:sz w:val="21"/>
              </w:rPr>
              <w:t>Regular radio listener</w:t>
            </w:r>
          </w:p>
        </w:tc>
        <w:tc>
          <w:tcPr>
            <w:tcW w:w="2880" w:type="dxa"/>
            <w:tcBorders>
              <w:top w:val="nil"/>
              <w:left w:val="nil"/>
              <w:bottom w:val="nil"/>
              <w:right w:val="nil"/>
            </w:tcBorders>
          </w:tcPr>
          <w:p w14:paraId="57809696" w14:textId="77777777" w:rsidR="000E5621" w:rsidRDefault="00AA2F10" w:rsidP="00C760B5">
            <w:pPr>
              <w:spacing w:after="0"/>
              <w:jc w:val="center"/>
            </w:pPr>
            <w:r>
              <w:rPr>
                <w:rFonts w:ascii="Times New Roman" w:eastAsia="Times New Roman" w:hAnsi="Times New Roman" w:cs="Times New Roman"/>
                <w:sz w:val="21"/>
              </w:rPr>
              <w:t>55 (27.5%)</w:t>
            </w:r>
          </w:p>
        </w:tc>
      </w:tr>
      <w:tr w:rsidR="000E5621" w14:paraId="39C76C21" w14:textId="77777777">
        <w:tc>
          <w:tcPr>
            <w:tcW w:w="5472" w:type="dxa"/>
            <w:tcBorders>
              <w:top w:val="nil"/>
              <w:left w:val="nil"/>
              <w:bottom w:val="single" w:sz="8" w:space="0" w:color="000000"/>
              <w:right w:val="nil"/>
            </w:tcBorders>
          </w:tcPr>
          <w:p w14:paraId="43B5E60F" w14:textId="77777777" w:rsidR="000E5621" w:rsidRDefault="00AA2F10" w:rsidP="00C760B5">
            <w:pPr>
              <w:spacing w:after="0"/>
            </w:pPr>
            <w:r>
              <w:rPr>
                <w:rFonts w:ascii="Times New Roman" w:eastAsia="Times New Roman" w:hAnsi="Times New Roman" w:cs="Times New Roman"/>
                <w:sz w:val="21"/>
              </w:rPr>
              <w:t>Attended a community meeting</w:t>
            </w:r>
          </w:p>
        </w:tc>
        <w:tc>
          <w:tcPr>
            <w:tcW w:w="2880" w:type="dxa"/>
            <w:tcBorders>
              <w:top w:val="nil"/>
              <w:left w:val="nil"/>
              <w:bottom w:val="single" w:sz="8" w:space="0" w:color="000000"/>
              <w:right w:val="nil"/>
            </w:tcBorders>
          </w:tcPr>
          <w:p w14:paraId="3447990E" w14:textId="77777777" w:rsidR="000E5621" w:rsidRDefault="00AA2F10" w:rsidP="00C760B5">
            <w:pPr>
              <w:spacing w:after="0"/>
              <w:jc w:val="center"/>
            </w:pPr>
            <w:r>
              <w:rPr>
                <w:rFonts w:ascii="Times New Roman" w:eastAsia="Times New Roman" w:hAnsi="Times New Roman" w:cs="Times New Roman"/>
                <w:sz w:val="21"/>
              </w:rPr>
              <w:t>98 (49.0%)</w:t>
            </w:r>
          </w:p>
        </w:tc>
      </w:tr>
    </w:tbl>
    <w:p w14:paraId="328BF0C0" w14:textId="77777777" w:rsidR="000E5621" w:rsidRDefault="00AA2F10" w:rsidP="00C760B5">
      <w:r>
        <w:rPr>
          <w:rFonts w:ascii="Times New Roman" w:eastAsia="Times New Roman" w:hAnsi="Times New Roman" w:cs="Times New Roman"/>
          <w:i/>
          <w:sz w:val="20"/>
        </w:rPr>
        <w:t>Note. N = 200. These are independent binary indicators, not a single mutually exclusive channel category, so percentages do not sum to 100%.</w:t>
      </w:r>
    </w:p>
    <w:p w14:paraId="000001E2" w14:textId="2DE3E2ED" w:rsidR="001D1787" w:rsidRPr="00756074" w:rsidRDefault="00AA2F10" w:rsidP="00756074">
      <w:pPr>
        <w:pStyle w:val="Heading2"/>
        <w:spacing w:after="0"/>
        <w:rPr>
          <w:color w:val="000000"/>
        </w:rPr>
      </w:pPr>
      <w:bookmarkStart w:id="112" w:name="_heading=h.d65w30nt8ymy" w:colFirst="0" w:colLast="0"/>
      <w:bookmarkStart w:id="113" w:name="_Toc236420084"/>
      <w:bookmarkEnd w:id="112"/>
      <w:r>
        <w:t>4.4.2 Bivariate Analysis of Communication Strategies and FP Uptake</w:t>
      </w:r>
      <w:bookmarkEnd w:id="113"/>
    </w:p>
    <w:p w14:paraId="000001E4" w14:textId="661DC35F" w:rsidR="001D1787" w:rsidRDefault="00AA2F10" w:rsidP="00C760B5">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rPr>
        <w:t xml:space="preserve">Table 4.6 presents chi-square analyses examining the association between six communication-strategy variables and current FP uptake. </w:t>
      </w:r>
      <w:r w:rsidR="000F4601">
        <w:rPr>
          <w:rFonts w:ascii="Times New Roman" w:eastAsia="Times New Roman" w:hAnsi="Times New Roman" w:cs="Times New Roman"/>
          <w:sz w:val="24"/>
          <w:szCs w:val="24"/>
        </w:rPr>
        <w:t>All variables are examined against a single, consistent outcome: whether the respondent reported current use of a modern contraceptive method</w:t>
      </w:r>
      <w:r>
        <w:rPr>
          <w:rFonts w:ascii="Times New Roman" w:eastAsia="Times New Roman" w:hAnsi="Times New Roman" w:cs="Times New Roman"/>
          <w:sz w:val="24"/>
        </w:rPr>
        <w:t>. Two-way communication showed the strongest association, χ²</w:t>
      </w:r>
      <w:r w:rsidR="00A95B07">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(1, </w:t>
      </w:r>
      <w:r w:rsidRPr="00A95B07">
        <w:rPr>
          <w:rFonts w:ascii="Times New Roman" w:eastAsia="Times New Roman" w:hAnsi="Times New Roman" w:cs="Times New Roman"/>
          <w:i/>
          <w:iCs/>
          <w:sz w:val="24"/>
        </w:rPr>
        <w:t>N</w:t>
      </w:r>
      <w:r>
        <w:rPr>
          <w:rFonts w:ascii="Times New Roman" w:eastAsia="Times New Roman" w:hAnsi="Times New Roman" w:cs="Times New Roman"/>
          <w:sz w:val="24"/>
        </w:rPr>
        <w:t xml:space="preserve"> = 200) = 8.61, </w:t>
      </w:r>
      <w:r w:rsidRPr="00A95B07">
        <w:rPr>
          <w:rFonts w:ascii="Times New Roman" w:eastAsia="Times New Roman" w:hAnsi="Times New Roman" w:cs="Times New Roman"/>
          <w:i/>
          <w:iCs/>
          <w:sz w:val="24"/>
        </w:rPr>
        <w:t>p</w:t>
      </w:r>
      <w:r>
        <w:rPr>
          <w:rFonts w:ascii="Times New Roman" w:eastAsia="Times New Roman" w:hAnsi="Times New Roman" w:cs="Times New Roman"/>
          <w:sz w:val="24"/>
        </w:rPr>
        <w:t xml:space="preserve"> = .003: 71.3% of women reporting interactive, two-way communication currently used FP, compared with 51.1% reporting one-way communication. Community meeting attendance, χ²</w:t>
      </w:r>
      <w:r w:rsidR="00A95B07">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(1, </w:t>
      </w:r>
      <w:r w:rsidRPr="00A95B07">
        <w:rPr>
          <w:rFonts w:ascii="Times New Roman" w:eastAsia="Times New Roman" w:hAnsi="Times New Roman" w:cs="Times New Roman"/>
          <w:i/>
          <w:iCs/>
          <w:sz w:val="24"/>
        </w:rPr>
        <w:t>N</w:t>
      </w:r>
      <w:r>
        <w:rPr>
          <w:rFonts w:ascii="Times New Roman" w:eastAsia="Times New Roman" w:hAnsi="Times New Roman" w:cs="Times New Roman"/>
          <w:sz w:val="24"/>
        </w:rPr>
        <w:t xml:space="preserve"> = 200) = 7.25, </w:t>
      </w:r>
      <w:r w:rsidRPr="00A95B07">
        <w:rPr>
          <w:rFonts w:ascii="Times New Roman" w:eastAsia="Times New Roman" w:hAnsi="Times New Roman" w:cs="Times New Roman"/>
          <w:i/>
          <w:iCs/>
          <w:sz w:val="24"/>
        </w:rPr>
        <w:t>p</w:t>
      </w:r>
      <w:r>
        <w:rPr>
          <w:rFonts w:ascii="Times New Roman" w:eastAsia="Times New Roman" w:hAnsi="Times New Roman" w:cs="Times New Roman"/>
          <w:sz w:val="24"/>
        </w:rPr>
        <w:t xml:space="preserve"> = .007, and use of an interpersonal channel, χ²</w:t>
      </w:r>
      <w:r w:rsidR="00A95B07">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(1, </w:t>
      </w:r>
      <w:r w:rsidRPr="00A95B07">
        <w:rPr>
          <w:rFonts w:ascii="Times New Roman" w:eastAsia="Times New Roman" w:hAnsi="Times New Roman" w:cs="Times New Roman"/>
          <w:i/>
          <w:iCs/>
          <w:sz w:val="24"/>
        </w:rPr>
        <w:t>N</w:t>
      </w:r>
      <w:r>
        <w:rPr>
          <w:rFonts w:ascii="Times New Roman" w:eastAsia="Times New Roman" w:hAnsi="Times New Roman" w:cs="Times New Roman"/>
          <w:sz w:val="24"/>
        </w:rPr>
        <w:t xml:space="preserve"> = 200) = 5.99, </w:t>
      </w:r>
      <w:r w:rsidRPr="00A95B07">
        <w:rPr>
          <w:rFonts w:ascii="Times New Roman" w:eastAsia="Times New Roman" w:hAnsi="Times New Roman" w:cs="Times New Roman"/>
          <w:i/>
          <w:iCs/>
          <w:sz w:val="24"/>
        </w:rPr>
        <w:t>p</w:t>
      </w:r>
      <w:r>
        <w:rPr>
          <w:rFonts w:ascii="Times New Roman" w:eastAsia="Times New Roman" w:hAnsi="Times New Roman" w:cs="Times New Roman"/>
          <w:sz w:val="24"/>
        </w:rPr>
        <w:t xml:space="preserve"> = .014, were both significantly associated with uptake. Culturally sensitive messaging was also significantly associated with uptake, χ²</w:t>
      </w:r>
      <w:r w:rsidR="00A95B07">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(1, </w:t>
      </w:r>
      <w:r w:rsidRPr="00A95B07">
        <w:rPr>
          <w:rFonts w:ascii="Times New Roman" w:eastAsia="Times New Roman" w:hAnsi="Times New Roman" w:cs="Times New Roman"/>
          <w:i/>
          <w:iCs/>
          <w:sz w:val="24"/>
        </w:rPr>
        <w:t>N</w:t>
      </w:r>
      <w:r>
        <w:rPr>
          <w:rFonts w:ascii="Times New Roman" w:eastAsia="Times New Roman" w:hAnsi="Times New Roman" w:cs="Times New Roman"/>
          <w:sz w:val="24"/>
        </w:rPr>
        <w:t xml:space="preserve"> = 200) = 4.90, </w:t>
      </w:r>
      <w:r w:rsidRPr="00A95B07">
        <w:rPr>
          <w:rFonts w:ascii="Times New Roman" w:eastAsia="Times New Roman" w:hAnsi="Times New Roman" w:cs="Times New Roman"/>
          <w:i/>
          <w:iCs/>
          <w:sz w:val="24"/>
        </w:rPr>
        <w:t>p</w:t>
      </w:r>
      <w:r>
        <w:rPr>
          <w:rFonts w:ascii="Times New Roman" w:eastAsia="Times New Roman" w:hAnsi="Times New Roman" w:cs="Times New Roman"/>
          <w:sz w:val="24"/>
        </w:rPr>
        <w:t xml:space="preserve"> = .027. Side-effect counselling showed the same direction of association but did not reach statistical significance, χ²</w:t>
      </w:r>
      <w:r w:rsidR="00A95B07">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(1, </w:t>
      </w:r>
      <w:r w:rsidRPr="00A95B07">
        <w:rPr>
          <w:rFonts w:ascii="Times New Roman" w:eastAsia="Times New Roman" w:hAnsi="Times New Roman" w:cs="Times New Roman"/>
          <w:i/>
          <w:iCs/>
          <w:sz w:val="24"/>
        </w:rPr>
        <w:t>N</w:t>
      </w:r>
      <w:r>
        <w:rPr>
          <w:rFonts w:ascii="Times New Roman" w:eastAsia="Times New Roman" w:hAnsi="Times New Roman" w:cs="Times New Roman"/>
          <w:sz w:val="24"/>
        </w:rPr>
        <w:t xml:space="preserve"> = 200) = 3.36, </w:t>
      </w:r>
      <w:r w:rsidRPr="00A95B07">
        <w:rPr>
          <w:rFonts w:ascii="Times New Roman" w:eastAsia="Times New Roman" w:hAnsi="Times New Roman" w:cs="Times New Roman"/>
          <w:i/>
          <w:iCs/>
          <w:sz w:val="24"/>
        </w:rPr>
        <w:t>p</w:t>
      </w:r>
      <w:r>
        <w:rPr>
          <w:rFonts w:ascii="Times New Roman" w:eastAsia="Times New Roman" w:hAnsi="Times New Roman" w:cs="Times New Roman"/>
          <w:sz w:val="24"/>
        </w:rPr>
        <w:t xml:space="preserve"> = .067. Radio exposure was not significantly associated with uptake, χ²</w:t>
      </w:r>
      <w:r w:rsidR="00A95B07">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(1, </w:t>
      </w:r>
      <w:r w:rsidRPr="00A95B07">
        <w:rPr>
          <w:rFonts w:ascii="Times New Roman" w:eastAsia="Times New Roman" w:hAnsi="Times New Roman" w:cs="Times New Roman"/>
          <w:i/>
          <w:iCs/>
          <w:sz w:val="24"/>
        </w:rPr>
        <w:t>N</w:t>
      </w:r>
      <w:r>
        <w:rPr>
          <w:rFonts w:ascii="Times New Roman" w:eastAsia="Times New Roman" w:hAnsi="Times New Roman" w:cs="Times New Roman"/>
          <w:sz w:val="24"/>
        </w:rPr>
        <w:t xml:space="preserve"> = 200) = 1.62, </w:t>
      </w:r>
      <w:r w:rsidRPr="00A95B07">
        <w:rPr>
          <w:rFonts w:ascii="Times New Roman" w:eastAsia="Times New Roman" w:hAnsi="Times New Roman" w:cs="Times New Roman"/>
          <w:i/>
          <w:iCs/>
          <w:sz w:val="24"/>
        </w:rPr>
        <w:t>p</w:t>
      </w:r>
      <w:r>
        <w:rPr>
          <w:rFonts w:ascii="Times New Roman" w:eastAsia="Times New Roman" w:hAnsi="Times New Roman" w:cs="Times New Roman"/>
          <w:sz w:val="24"/>
        </w:rPr>
        <w:t xml:space="preserve"> = .203.</w:t>
      </w:r>
    </w:p>
    <w:p w14:paraId="2CE2E2D5" w14:textId="77777777" w:rsidR="004A7482" w:rsidRDefault="004A7482">
      <w:pPr>
        <w:rPr>
          <w:rFonts w:ascii="Times New Roman" w:eastAsia="Times New Roman" w:hAnsi="Times New Roman" w:cs="Times New Roman"/>
          <w:sz w:val="24"/>
        </w:rPr>
      </w:pPr>
      <w:r>
        <w:rPr>
          <w:rFonts w:ascii="Times New Roman" w:eastAsia="Times New Roman" w:hAnsi="Times New Roman" w:cs="Times New Roman"/>
          <w:sz w:val="24"/>
        </w:rPr>
        <w:br w:type="page"/>
      </w:r>
    </w:p>
    <w:p w14:paraId="000001E6" w14:textId="716E3B39" w:rsidR="001D1787" w:rsidRDefault="00AA2F10" w:rsidP="00C760B5">
      <w:pPr>
        <w:spacing w:after="0"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sz w:val="24"/>
        </w:rPr>
        <w:lastRenderedPageBreak/>
        <w:t>Table 4.6</w:t>
      </w:r>
    </w:p>
    <w:p w14:paraId="3D9FC985" w14:textId="77777777" w:rsidR="000E5621" w:rsidRDefault="00AA2F10" w:rsidP="002D10AF">
      <w:pPr>
        <w:spacing w:after="0" w:line="480" w:lineRule="auto"/>
      </w:pPr>
      <w:r>
        <w:rPr>
          <w:rFonts w:ascii="Times New Roman" w:eastAsia="Times New Roman" w:hAnsi="Times New Roman" w:cs="Times New Roman"/>
          <w:i/>
          <w:sz w:val="24"/>
        </w:rPr>
        <w:t>Chi-Square Analysis of Communication Strategy Effectiveness and FP Uptake (N = 200)</w:t>
      </w:r>
    </w:p>
    <w:tbl>
      <w:tblPr>
        <w:tblW w:w="9704" w:type="dxa"/>
        <w:tblLayout w:type="fixed"/>
        <w:tblLook w:val="04A0" w:firstRow="1" w:lastRow="0" w:firstColumn="1" w:lastColumn="0" w:noHBand="0" w:noVBand="1"/>
      </w:tblPr>
      <w:tblGrid>
        <w:gridCol w:w="2251"/>
        <w:gridCol w:w="1828"/>
        <w:gridCol w:w="1828"/>
        <w:gridCol w:w="1828"/>
        <w:gridCol w:w="1125"/>
        <w:gridCol w:w="844"/>
      </w:tblGrid>
      <w:tr w:rsidR="000E5621" w14:paraId="73A61705" w14:textId="77777777" w:rsidTr="00C25E42">
        <w:trPr>
          <w:trHeight w:val="557"/>
        </w:trPr>
        <w:tc>
          <w:tcPr>
            <w:tcW w:w="2251" w:type="dxa"/>
            <w:tcBorders>
              <w:top w:val="single" w:sz="8" w:space="0" w:color="000000"/>
              <w:left w:val="nil"/>
              <w:bottom w:val="single" w:sz="6" w:space="0" w:color="000000"/>
              <w:right w:val="nil"/>
            </w:tcBorders>
          </w:tcPr>
          <w:p w14:paraId="3602D001" w14:textId="77777777" w:rsidR="000E5621" w:rsidRDefault="00AA2F10" w:rsidP="00C760B5">
            <w:pPr>
              <w:spacing w:after="0"/>
              <w:jc w:val="center"/>
            </w:pPr>
            <w:r>
              <w:rPr>
                <w:rFonts w:ascii="Times New Roman" w:eastAsia="Times New Roman" w:hAnsi="Times New Roman" w:cs="Times New Roman"/>
                <w:b/>
                <w:sz w:val="21"/>
              </w:rPr>
              <w:t>Variable</w:t>
            </w:r>
          </w:p>
        </w:tc>
        <w:tc>
          <w:tcPr>
            <w:tcW w:w="1828" w:type="dxa"/>
            <w:tcBorders>
              <w:top w:val="single" w:sz="8" w:space="0" w:color="000000"/>
              <w:left w:val="nil"/>
              <w:bottom w:val="single" w:sz="6" w:space="0" w:color="000000"/>
              <w:right w:val="nil"/>
            </w:tcBorders>
          </w:tcPr>
          <w:p w14:paraId="24F2844A" w14:textId="77777777" w:rsidR="000E5621" w:rsidRDefault="00AA2F10" w:rsidP="00C760B5">
            <w:pPr>
              <w:spacing w:after="0"/>
              <w:jc w:val="center"/>
            </w:pPr>
            <w:r>
              <w:rPr>
                <w:rFonts w:ascii="Times New Roman" w:eastAsia="Times New Roman" w:hAnsi="Times New Roman" w:cs="Times New Roman"/>
                <w:b/>
                <w:sz w:val="21"/>
              </w:rPr>
              <w:t>Category</w:t>
            </w:r>
          </w:p>
        </w:tc>
        <w:tc>
          <w:tcPr>
            <w:tcW w:w="1828" w:type="dxa"/>
            <w:tcBorders>
              <w:top w:val="single" w:sz="8" w:space="0" w:color="000000"/>
              <w:left w:val="nil"/>
              <w:bottom w:val="single" w:sz="6" w:space="0" w:color="000000"/>
              <w:right w:val="nil"/>
            </w:tcBorders>
          </w:tcPr>
          <w:p w14:paraId="06C9E121" w14:textId="77777777" w:rsidR="000E5621" w:rsidRDefault="00AA2F10" w:rsidP="00C760B5">
            <w:pPr>
              <w:spacing w:after="0"/>
              <w:jc w:val="center"/>
            </w:pPr>
            <w:r>
              <w:rPr>
                <w:rFonts w:ascii="Times New Roman" w:eastAsia="Times New Roman" w:hAnsi="Times New Roman" w:cs="Times New Roman"/>
                <w:b/>
                <w:sz w:val="21"/>
              </w:rPr>
              <w:t>FP Uptake: Yes n (%)</w:t>
            </w:r>
          </w:p>
        </w:tc>
        <w:tc>
          <w:tcPr>
            <w:tcW w:w="1828" w:type="dxa"/>
            <w:tcBorders>
              <w:top w:val="single" w:sz="8" w:space="0" w:color="000000"/>
              <w:left w:val="nil"/>
              <w:bottom w:val="single" w:sz="6" w:space="0" w:color="000000"/>
              <w:right w:val="nil"/>
            </w:tcBorders>
          </w:tcPr>
          <w:p w14:paraId="09CE6517" w14:textId="77777777" w:rsidR="000E5621" w:rsidRDefault="00AA2F10" w:rsidP="00C760B5">
            <w:pPr>
              <w:spacing w:after="0"/>
              <w:jc w:val="center"/>
            </w:pPr>
            <w:r>
              <w:rPr>
                <w:rFonts w:ascii="Times New Roman" w:eastAsia="Times New Roman" w:hAnsi="Times New Roman" w:cs="Times New Roman"/>
                <w:b/>
                <w:sz w:val="21"/>
              </w:rPr>
              <w:t>FP Uptake: No n (%)</w:t>
            </w:r>
          </w:p>
        </w:tc>
        <w:tc>
          <w:tcPr>
            <w:tcW w:w="1125" w:type="dxa"/>
            <w:tcBorders>
              <w:top w:val="single" w:sz="8" w:space="0" w:color="000000"/>
              <w:left w:val="nil"/>
              <w:bottom w:val="single" w:sz="6" w:space="0" w:color="000000"/>
              <w:right w:val="nil"/>
            </w:tcBorders>
          </w:tcPr>
          <w:p w14:paraId="4E08DC60" w14:textId="77777777" w:rsidR="000E5621" w:rsidRDefault="00AA2F10" w:rsidP="00C760B5">
            <w:pPr>
              <w:spacing w:after="0"/>
              <w:jc w:val="center"/>
            </w:pPr>
            <w:r>
              <w:rPr>
                <w:rFonts w:ascii="Times New Roman" w:eastAsia="Times New Roman" w:hAnsi="Times New Roman" w:cs="Times New Roman"/>
                <w:b/>
                <w:sz w:val="21"/>
              </w:rPr>
              <w:t>χ² (</w:t>
            </w:r>
            <w:proofErr w:type="spellStart"/>
            <w:r>
              <w:rPr>
                <w:rFonts w:ascii="Times New Roman" w:eastAsia="Times New Roman" w:hAnsi="Times New Roman" w:cs="Times New Roman"/>
                <w:b/>
                <w:sz w:val="21"/>
              </w:rPr>
              <w:t>df</w:t>
            </w:r>
            <w:proofErr w:type="spellEnd"/>
            <w:r>
              <w:rPr>
                <w:rFonts w:ascii="Times New Roman" w:eastAsia="Times New Roman" w:hAnsi="Times New Roman" w:cs="Times New Roman"/>
                <w:b/>
                <w:sz w:val="21"/>
              </w:rPr>
              <w:t xml:space="preserve"> = 1)</w:t>
            </w:r>
          </w:p>
        </w:tc>
        <w:tc>
          <w:tcPr>
            <w:tcW w:w="844" w:type="dxa"/>
            <w:tcBorders>
              <w:top w:val="single" w:sz="8" w:space="0" w:color="000000"/>
              <w:left w:val="nil"/>
              <w:bottom w:val="single" w:sz="6" w:space="0" w:color="000000"/>
              <w:right w:val="nil"/>
            </w:tcBorders>
          </w:tcPr>
          <w:p w14:paraId="44FB317B" w14:textId="77777777" w:rsidR="000E5621" w:rsidRDefault="00AA2F10" w:rsidP="00C760B5">
            <w:pPr>
              <w:spacing w:after="0"/>
              <w:jc w:val="center"/>
            </w:pPr>
            <w:r>
              <w:rPr>
                <w:rFonts w:ascii="Times New Roman" w:eastAsia="Times New Roman" w:hAnsi="Times New Roman" w:cs="Times New Roman"/>
                <w:b/>
                <w:sz w:val="21"/>
              </w:rPr>
              <w:t>p</w:t>
            </w:r>
          </w:p>
        </w:tc>
      </w:tr>
      <w:tr w:rsidR="000E5621" w14:paraId="3E3A53AC" w14:textId="77777777" w:rsidTr="00C25E42">
        <w:trPr>
          <w:trHeight w:val="271"/>
        </w:trPr>
        <w:tc>
          <w:tcPr>
            <w:tcW w:w="2251" w:type="dxa"/>
            <w:tcBorders>
              <w:top w:val="nil"/>
              <w:left w:val="nil"/>
              <w:bottom w:val="nil"/>
              <w:right w:val="nil"/>
            </w:tcBorders>
          </w:tcPr>
          <w:p w14:paraId="45CE04C4" w14:textId="77777777" w:rsidR="000E5621" w:rsidRDefault="00AA2F10" w:rsidP="00C760B5">
            <w:pPr>
              <w:spacing w:after="0"/>
            </w:pPr>
            <w:r>
              <w:rPr>
                <w:rFonts w:ascii="Times New Roman" w:eastAsia="Times New Roman" w:hAnsi="Times New Roman" w:cs="Times New Roman"/>
                <w:sz w:val="21"/>
              </w:rPr>
              <w:t>Interpersonal channel</w:t>
            </w:r>
          </w:p>
        </w:tc>
        <w:tc>
          <w:tcPr>
            <w:tcW w:w="1828" w:type="dxa"/>
            <w:tcBorders>
              <w:top w:val="nil"/>
              <w:left w:val="nil"/>
              <w:bottom w:val="nil"/>
              <w:right w:val="nil"/>
            </w:tcBorders>
          </w:tcPr>
          <w:p w14:paraId="0B99A70D" w14:textId="77777777" w:rsidR="000E5621" w:rsidRDefault="00AA2F10" w:rsidP="00C760B5">
            <w:pPr>
              <w:spacing w:after="0"/>
              <w:jc w:val="center"/>
            </w:pPr>
            <w:r>
              <w:rPr>
                <w:rFonts w:ascii="Times New Roman" w:eastAsia="Times New Roman" w:hAnsi="Times New Roman" w:cs="Times New Roman"/>
                <w:sz w:val="21"/>
              </w:rPr>
              <w:t>Used</w:t>
            </w:r>
          </w:p>
        </w:tc>
        <w:tc>
          <w:tcPr>
            <w:tcW w:w="1828" w:type="dxa"/>
            <w:tcBorders>
              <w:top w:val="nil"/>
              <w:left w:val="nil"/>
              <w:bottom w:val="nil"/>
              <w:right w:val="nil"/>
            </w:tcBorders>
          </w:tcPr>
          <w:p w14:paraId="20AA5B04" w14:textId="77777777" w:rsidR="000E5621" w:rsidRDefault="00AA2F10" w:rsidP="00C760B5">
            <w:pPr>
              <w:spacing w:after="0"/>
              <w:jc w:val="center"/>
            </w:pPr>
            <w:r>
              <w:rPr>
                <w:rFonts w:ascii="Times New Roman" w:eastAsia="Times New Roman" w:hAnsi="Times New Roman" w:cs="Times New Roman"/>
                <w:sz w:val="21"/>
              </w:rPr>
              <w:t>79 (39.5%)</w:t>
            </w:r>
          </w:p>
        </w:tc>
        <w:tc>
          <w:tcPr>
            <w:tcW w:w="1828" w:type="dxa"/>
            <w:tcBorders>
              <w:top w:val="nil"/>
              <w:left w:val="nil"/>
              <w:bottom w:val="nil"/>
              <w:right w:val="nil"/>
            </w:tcBorders>
          </w:tcPr>
          <w:p w14:paraId="42727242" w14:textId="77777777" w:rsidR="000E5621" w:rsidRDefault="00AA2F10" w:rsidP="00C760B5">
            <w:pPr>
              <w:spacing w:after="0"/>
              <w:jc w:val="center"/>
            </w:pPr>
            <w:r>
              <w:rPr>
                <w:rFonts w:ascii="Times New Roman" w:eastAsia="Times New Roman" w:hAnsi="Times New Roman" w:cs="Times New Roman"/>
                <w:sz w:val="21"/>
              </w:rPr>
              <w:t>35 (17.5%)</w:t>
            </w:r>
          </w:p>
        </w:tc>
        <w:tc>
          <w:tcPr>
            <w:tcW w:w="1125" w:type="dxa"/>
            <w:tcBorders>
              <w:top w:val="nil"/>
              <w:left w:val="nil"/>
              <w:bottom w:val="nil"/>
              <w:right w:val="nil"/>
            </w:tcBorders>
          </w:tcPr>
          <w:p w14:paraId="3B962498" w14:textId="77777777" w:rsidR="000E5621" w:rsidRDefault="00AA2F10" w:rsidP="00C760B5">
            <w:pPr>
              <w:spacing w:after="0"/>
              <w:jc w:val="center"/>
            </w:pPr>
            <w:r>
              <w:rPr>
                <w:rFonts w:ascii="Times New Roman" w:eastAsia="Times New Roman" w:hAnsi="Times New Roman" w:cs="Times New Roman"/>
                <w:sz w:val="21"/>
              </w:rPr>
              <w:t>5.99</w:t>
            </w:r>
          </w:p>
        </w:tc>
        <w:tc>
          <w:tcPr>
            <w:tcW w:w="844" w:type="dxa"/>
            <w:tcBorders>
              <w:top w:val="nil"/>
              <w:left w:val="nil"/>
              <w:bottom w:val="nil"/>
              <w:right w:val="nil"/>
            </w:tcBorders>
          </w:tcPr>
          <w:p w14:paraId="0A06B42A" w14:textId="77777777" w:rsidR="000E5621" w:rsidRDefault="00AA2F10" w:rsidP="00C760B5">
            <w:pPr>
              <w:spacing w:after="0"/>
              <w:jc w:val="center"/>
            </w:pPr>
            <w:r>
              <w:rPr>
                <w:rFonts w:ascii="Times New Roman" w:eastAsia="Times New Roman" w:hAnsi="Times New Roman" w:cs="Times New Roman"/>
                <w:sz w:val="21"/>
              </w:rPr>
              <w:t>.014</w:t>
            </w:r>
          </w:p>
        </w:tc>
      </w:tr>
      <w:tr w:rsidR="000E5621" w14:paraId="03E3854A" w14:textId="77777777" w:rsidTr="00C25E42">
        <w:trPr>
          <w:trHeight w:val="300"/>
        </w:trPr>
        <w:tc>
          <w:tcPr>
            <w:tcW w:w="2251" w:type="dxa"/>
            <w:tcBorders>
              <w:top w:val="nil"/>
              <w:left w:val="nil"/>
              <w:bottom w:val="nil"/>
              <w:right w:val="nil"/>
            </w:tcBorders>
          </w:tcPr>
          <w:p w14:paraId="5EA8D1F6" w14:textId="77777777" w:rsidR="000E5621" w:rsidRDefault="000E5621" w:rsidP="00C760B5">
            <w:pPr>
              <w:spacing w:after="0"/>
            </w:pPr>
          </w:p>
        </w:tc>
        <w:tc>
          <w:tcPr>
            <w:tcW w:w="1828" w:type="dxa"/>
            <w:tcBorders>
              <w:top w:val="nil"/>
              <w:left w:val="nil"/>
              <w:bottom w:val="nil"/>
              <w:right w:val="nil"/>
            </w:tcBorders>
          </w:tcPr>
          <w:p w14:paraId="0D8BBA77" w14:textId="77777777" w:rsidR="000E5621" w:rsidRDefault="00AA2F10" w:rsidP="00C760B5">
            <w:pPr>
              <w:spacing w:after="0"/>
              <w:jc w:val="center"/>
            </w:pPr>
            <w:r>
              <w:rPr>
                <w:rFonts w:ascii="Times New Roman" w:eastAsia="Times New Roman" w:hAnsi="Times New Roman" w:cs="Times New Roman"/>
                <w:sz w:val="21"/>
              </w:rPr>
              <w:t>Not used</w:t>
            </w:r>
          </w:p>
        </w:tc>
        <w:tc>
          <w:tcPr>
            <w:tcW w:w="1828" w:type="dxa"/>
            <w:tcBorders>
              <w:top w:val="nil"/>
              <w:left w:val="nil"/>
              <w:bottom w:val="nil"/>
              <w:right w:val="nil"/>
            </w:tcBorders>
          </w:tcPr>
          <w:p w14:paraId="447D1084" w14:textId="77777777" w:rsidR="000E5621" w:rsidRDefault="00AA2F10" w:rsidP="00C760B5">
            <w:pPr>
              <w:spacing w:after="0"/>
              <w:jc w:val="center"/>
            </w:pPr>
            <w:r>
              <w:rPr>
                <w:rFonts w:ascii="Times New Roman" w:eastAsia="Times New Roman" w:hAnsi="Times New Roman" w:cs="Times New Roman"/>
                <w:sz w:val="21"/>
              </w:rPr>
              <w:t>45 (22.5%)</w:t>
            </w:r>
          </w:p>
        </w:tc>
        <w:tc>
          <w:tcPr>
            <w:tcW w:w="1828" w:type="dxa"/>
            <w:tcBorders>
              <w:top w:val="nil"/>
              <w:left w:val="nil"/>
              <w:bottom w:val="nil"/>
              <w:right w:val="nil"/>
            </w:tcBorders>
          </w:tcPr>
          <w:p w14:paraId="0CEF7504" w14:textId="77777777" w:rsidR="000E5621" w:rsidRDefault="00AA2F10" w:rsidP="00C760B5">
            <w:pPr>
              <w:spacing w:after="0"/>
              <w:jc w:val="center"/>
            </w:pPr>
            <w:r>
              <w:rPr>
                <w:rFonts w:ascii="Times New Roman" w:eastAsia="Times New Roman" w:hAnsi="Times New Roman" w:cs="Times New Roman"/>
                <w:sz w:val="21"/>
              </w:rPr>
              <w:t>41 (20.5%)</w:t>
            </w:r>
          </w:p>
        </w:tc>
        <w:tc>
          <w:tcPr>
            <w:tcW w:w="1125" w:type="dxa"/>
            <w:tcBorders>
              <w:top w:val="nil"/>
              <w:left w:val="nil"/>
              <w:bottom w:val="nil"/>
              <w:right w:val="nil"/>
            </w:tcBorders>
          </w:tcPr>
          <w:p w14:paraId="5968E4DB" w14:textId="77777777" w:rsidR="000E5621" w:rsidRDefault="000E5621" w:rsidP="00C760B5">
            <w:pPr>
              <w:spacing w:after="0"/>
              <w:jc w:val="center"/>
            </w:pPr>
          </w:p>
        </w:tc>
        <w:tc>
          <w:tcPr>
            <w:tcW w:w="844" w:type="dxa"/>
            <w:tcBorders>
              <w:top w:val="nil"/>
              <w:left w:val="nil"/>
              <w:bottom w:val="nil"/>
              <w:right w:val="nil"/>
            </w:tcBorders>
          </w:tcPr>
          <w:p w14:paraId="28208D90" w14:textId="77777777" w:rsidR="000E5621" w:rsidRDefault="000E5621" w:rsidP="00C760B5">
            <w:pPr>
              <w:spacing w:after="0"/>
              <w:jc w:val="center"/>
            </w:pPr>
          </w:p>
        </w:tc>
      </w:tr>
      <w:tr w:rsidR="000E5621" w14:paraId="37049B5D" w14:textId="77777777" w:rsidTr="00C25E42">
        <w:trPr>
          <w:trHeight w:val="271"/>
        </w:trPr>
        <w:tc>
          <w:tcPr>
            <w:tcW w:w="2251" w:type="dxa"/>
            <w:tcBorders>
              <w:top w:val="nil"/>
              <w:left w:val="nil"/>
              <w:bottom w:val="nil"/>
              <w:right w:val="nil"/>
            </w:tcBorders>
          </w:tcPr>
          <w:p w14:paraId="4A7D0F4B" w14:textId="77777777" w:rsidR="000E5621" w:rsidRDefault="00AA2F10" w:rsidP="00C760B5">
            <w:pPr>
              <w:spacing w:after="0"/>
            </w:pPr>
            <w:r>
              <w:rPr>
                <w:rFonts w:ascii="Times New Roman" w:eastAsia="Times New Roman" w:hAnsi="Times New Roman" w:cs="Times New Roman"/>
                <w:sz w:val="21"/>
              </w:rPr>
              <w:t>Radio exposure</w:t>
            </w:r>
          </w:p>
        </w:tc>
        <w:tc>
          <w:tcPr>
            <w:tcW w:w="1828" w:type="dxa"/>
            <w:tcBorders>
              <w:top w:val="nil"/>
              <w:left w:val="nil"/>
              <w:bottom w:val="nil"/>
              <w:right w:val="nil"/>
            </w:tcBorders>
          </w:tcPr>
          <w:p w14:paraId="3AC09EEA" w14:textId="77777777" w:rsidR="000E5621" w:rsidRDefault="00AA2F10" w:rsidP="00C760B5">
            <w:pPr>
              <w:spacing w:after="0"/>
              <w:jc w:val="center"/>
            </w:pPr>
            <w:r>
              <w:rPr>
                <w:rFonts w:ascii="Times New Roman" w:eastAsia="Times New Roman" w:hAnsi="Times New Roman" w:cs="Times New Roman"/>
                <w:sz w:val="21"/>
              </w:rPr>
              <w:t>Regular listener</w:t>
            </w:r>
          </w:p>
        </w:tc>
        <w:tc>
          <w:tcPr>
            <w:tcW w:w="1828" w:type="dxa"/>
            <w:tcBorders>
              <w:top w:val="nil"/>
              <w:left w:val="nil"/>
              <w:bottom w:val="nil"/>
              <w:right w:val="nil"/>
            </w:tcBorders>
          </w:tcPr>
          <w:p w14:paraId="0A9D5BB7" w14:textId="77777777" w:rsidR="000E5621" w:rsidRDefault="00AA2F10" w:rsidP="00C760B5">
            <w:pPr>
              <w:spacing w:after="0"/>
              <w:jc w:val="center"/>
            </w:pPr>
            <w:r>
              <w:rPr>
                <w:rFonts w:ascii="Times New Roman" w:eastAsia="Times New Roman" w:hAnsi="Times New Roman" w:cs="Times New Roman"/>
                <w:sz w:val="21"/>
              </w:rPr>
              <w:t>38 (19.0%)</w:t>
            </w:r>
          </w:p>
        </w:tc>
        <w:tc>
          <w:tcPr>
            <w:tcW w:w="1828" w:type="dxa"/>
            <w:tcBorders>
              <w:top w:val="nil"/>
              <w:left w:val="nil"/>
              <w:bottom w:val="nil"/>
              <w:right w:val="nil"/>
            </w:tcBorders>
          </w:tcPr>
          <w:p w14:paraId="51D433C0" w14:textId="77777777" w:rsidR="000E5621" w:rsidRDefault="00AA2F10" w:rsidP="00C760B5">
            <w:pPr>
              <w:spacing w:after="0"/>
              <w:jc w:val="center"/>
            </w:pPr>
            <w:r>
              <w:rPr>
                <w:rFonts w:ascii="Times New Roman" w:eastAsia="Times New Roman" w:hAnsi="Times New Roman" w:cs="Times New Roman"/>
                <w:sz w:val="21"/>
              </w:rPr>
              <w:t>17 (8.5%)</w:t>
            </w:r>
          </w:p>
        </w:tc>
        <w:tc>
          <w:tcPr>
            <w:tcW w:w="1125" w:type="dxa"/>
            <w:tcBorders>
              <w:top w:val="nil"/>
              <w:left w:val="nil"/>
              <w:bottom w:val="nil"/>
              <w:right w:val="nil"/>
            </w:tcBorders>
          </w:tcPr>
          <w:p w14:paraId="54D23666" w14:textId="77777777" w:rsidR="000E5621" w:rsidRDefault="00AA2F10" w:rsidP="00C760B5">
            <w:pPr>
              <w:spacing w:after="0"/>
              <w:jc w:val="center"/>
            </w:pPr>
            <w:r>
              <w:rPr>
                <w:rFonts w:ascii="Times New Roman" w:eastAsia="Times New Roman" w:hAnsi="Times New Roman" w:cs="Times New Roman"/>
                <w:sz w:val="21"/>
              </w:rPr>
              <w:t>1.62</w:t>
            </w:r>
          </w:p>
        </w:tc>
        <w:tc>
          <w:tcPr>
            <w:tcW w:w="844" w:type="dxa"/>
            <w:tcBorders>
              <w:top w:val="nil"/>
              <w:left w:val="nil"/>
              <w:bottom w:val="nil"/>
              <w:right w:val="nil"/>
            </w:tcBorders>
          </w:tcPr>
          <w:p w14:paraId="1F7DC53E" w14:textId="77777777" w:rsidR="000E5621" w:rsidRDefault="00AA2F10" w:rsidP="00C760B5">
            <w:pPr>
              <w:spacing w:after="0"/>
              <w:jc w:val="center"/>
            </w:pPr>
            <w:r>
              <w:rPr>
                <w:rFonts w:ascii="Times New Roman" w:eastAsia="Times New Roman" w:hAnsi="Times New Roman" w:cs="Times New Roman"/>
                <w:sz w:val="21"/>
              </w:rPr>
              <w:t>.203</w:t>
            </w:r>
          </w:p>
        </w:tc>
      </w:tr>
      <w:tr w:rsidR="000E5621" w14:paraId="268B5CB9" w14:textId="77777777" w:rsidTr="00C25E42">
        <w:trPr>
          <w:trHeight w:val="300"/>
        </w:trPr>
        <w:tc>
          <w:tcPr>
            <w:tcW w:w="2251" w:type="dxa"/>
            <w:tcBorders>
              <w:top w:val="nil"/>
              <w:left w:val="nil"/>
              <w:bottom w:val="nil"/>
              <w:right w:val="nil"/>
            </w:tcBorders>
          </w:tcPr>
          <w:p w14:paraId="46C90F55" w14:textId="77777777" w:rsidR="000E5621" w:rsidRDefault="000E5621" w:rsidP="00C760B5">
            <w:pPr>
              <w:spacing w:after="0"/>
            </w:pPr>
          </w:p>
        </w:tc>
        <w:tc>
          <w:tcPr>
            <w:tcW w:w="1828" w:type="dxa"/>
            <w:tcBorders>
              <w:top w:val="nil"/>
              <w:left w:val="nil"/>
              <w:bottom w:val="nil"/>
              <w:right w:val="nil"/>
            </w:tcBorders>
          </w:tcPr>
          <w:p w14:paraId="2A5E13D6" w14:textId="77777777" w:rsidR="000E5621" w:rsidRDefault="00AA2F10" w:rsidP="00C760B5">
            <w:pPr>
              <w:spacing w:after="0"/>
              <w:jc w:val="center"/>
            </w:pPr>
            <w:r>
              <w:rPr>
                <w:rFonts w:ascii="Times New Roman" w:eastAsia="Times New Roman" w:hAnsi="Times New Roman" w:cs="Times New Roman"/>
                <w:sz w:val="21"/>
              </w:rPr>
              <w:t>Non-listener</w:t>
            </w:r>
          </w:p>
        </w:tc>
        <w:tc>
          <w:tcPr>
            <w:tcW w:w="1828" w:type="dxa"/>
            <w:tcBorders>
              <w:top w:val="nil"/>
              <w:left w:val="nil"/>
              <w:bottom w:val="nil"/>
              <w:right w:val="nil"/>
            </w:tcBorders>
          </w:tcPr>
          <w:p w14:paraId="762BB80E" w14:textId="77777777" w:rsidR="000E5621" w:rsidRDefault="00AA2F10" w:rsidP="00C760B5">
            <w:pPr>
              <w:spacing w:after="0"/>
              <w:jc w:val="center"/>
            </w:pPr>
            <w:r>
              <w:rPr>
                <w:rFonts w:ascii="Times New Roman" w:eastAsia="Times New Roman" w:hAnsi="Times New Roman" w:cs="Times New Roman"/>
                <w:sz w:val="21"/>
              </w:rPr>
              <w:t>86 (43.0%)</w:t>
            </w:r>
          </w:p>
        </w:tc>
        <w:tc>
          <w:tcPr>
            <w:tcW w:w="1828" w:type="dxa"/>
            <w:tcBorders>
              <w:top w:val="nil"/>
              <w:left w:val="nil"/>
              <w:bottom w:val="nil"/>
              <w:right w:val="nil"/>
            </w:tcBorders>
          </w:tcPr>
          <w:p w14:paraId="0640DD96" w14:textId="77777777" w:rsidR="000E5621" w:rsidRDefault="00AA2F10" w:rsidP="00C760B5">
            <w:pPr>
              <w:spacing w:after="0"/>
              <w:jc w:val="center"/>
            </w:pPr>
            <w:r>
              <w:rPr>
                <w:rFonts w:ascii="Times New Roman" w:eastAsia="Times New Roman" w:hAnsi="Times New Roman" w:cs="Times New Roman"/>
                <w:sz w:val="21"/>
              </w:rPr>
              <w:t>59 (29.5%)</w:t>
            </w:r>
          </w:p>
        </w:tc>
        <w:tc>
          <w:tcPr>
            <w:tcW w:w="1125" w:type="dxa"/>
            <w:tcBorders>
              <w:top w:val="nil"/>
              <w:left w:val="nil"/>
              <w:bottom w:val="nil"/>
              <w:right w:val="nil"/>
            </w:tcBorders>
          </w:tcPr>
          <w:p w14:paraId="01817792" w14:textId="77777777" w:rsidR="000E5621" w:rsidRDefault="000E5621" w:rsidP="00C760B5">
            <w:pPr>
              <w:spacing w:after="0"/>
              <w:jc w:val="center"/>
            </w:pPr>
          </w:p>
        </w:tc>
        <w:tc>
          <w:tcPr>
            <w:tcW w:w="844" w:type="dxa"/>
            <w:tcBorders>
              <w:top w:val="nil"/>
              <w:left w:val="nil"/>
              <w:bottom w:val="nil"/>
              <w:right w:val="nil"/>
            </w:tcBorders>
          </w:tcPr>
          <w:p w14:paraId="5ED4D8BB" w14:textId="77777777" w:rsidR="000E5621" w:rsidRDefault="000E5621" w:rsidP="00C760B5">
            <w:pPr>
              <w:spacing w:after="0"/>
              <w:jc w:val="center"/>
            </w:pPr>
          </w:p>
        </w:tc>
      </w:tr>
      <w:tr w:rsidR="000E5621" w14:paraId="05E5E735" w14:textId="77777777" w:rsidTr="00C25E42">
        <w:trPr>
          <w:trHeight w:val="541"/>
        </w:trPr>
        <w:tc>
          <w:tcPr>
            <w:tcW w:w="2251" w:type="dxa"/>
            <w:tcBorders>
              <w:top w:val="nil"/>
              <w:left w:val="nil"/>
              <w:bottom w:val="nil"/>
              <w:right w:val="nil"/>
            </w:tcBorders>
          </w:tcPr>
          <w:p w14:paraId="4B70DB88" w14:textId="77777777" w:rsidR="000E5621" w:rsidRDefault="00AA2F10" w:rsidP="00C760B5">
            <w:pPr>
              <w:spacing w:after="0"/>
            </w:pPr>
            <w:r>
              <w:rPr>
                <w:rFonts w:ascii="Times New Roman" w:eastAsia="Times New Roman" w:hAnsi="Times New Roman" w:cs="Times New Roman"/>
                <w:sz w:val="21"/>
              </w:rPr>
              <w:t>Community meeting attendance</w:t>
            </w:r>
          </w:p>
        </w:tc>
        <w:tc>
          <w:tcPr>
            <w:tcW w:w="1828" w:type="dxa"/>
            <w:tcBorders>
              <w:top w:val="nil"/>
              <w:left w:val="nil"/>
              <w:bottom w:val="nil"/>
              <w:right w:val="nil"/>
            </w:tcBorders>
          </w:tcPr>
          <w:p w14:paraId="43A2BE55" w14:textId="77777777" w:rsidR="000E5621" w:rsidRDefault="00AA2F10" w:rsidP="00C760B5">
            <w:pPr>
              <w:spacing w:after="0"/>
              <w:jc w:val="center"/>
            </w:pPr>
            <w:r>
              <w:rPr>
                <w:rFonts w:ascii="Times New Roman" w:eastAsia="Times New Roman" w:hAnsi="Times New Roman" w:cs="Times New Roman"/>
                <w:sz w:val="21"/>
              </w:rPr>
              <w:t>Attended</w:t>
            </w:r>
          </w:p>
        </w:tc>
        <w:tc>
          <w:tcPr>
            <w:tcW w:w="1828" w:type="dxa"/>
            <w:tcBorders>
              <w:top w:val="nil"/>
              <w:left w:val="nil"/>
              <w:bottom w:val="nil"/>
              <w:right w:val="nil"/>
            </w:tcBorders>
          </w:tcPr>
          <w:p w14:paraId="556C991F" w14:textId="77777777" w:rsidR="000E5621" w:rsidRDefault="00AA2F10" w:rsidP="00C760B5">
            <w:pPr>
              <w:spacing w:after="0"/>
              <w:jc w:val="center"/>
            </w:pPr>
            <w:r>
              <w:rPr>
                <w:rFonts w:ascii="Times New Roman" w:eastAsia="Times New Roman" w:hAnsi="Times New Roman" w:cs="Times New Roman"/>
                <w:sz w:val="21"/>
              </w:rPr>
              <w:t>70 (35.0%)</w:t>
            </w:r>
          </w:p>
        </w:tc>
        <w:tc>
          <w:tcPr>
            <w:tcW w:w="1828" w:type="dxa"/>
            <w:tcBorders>
              <w:top w:val="nil"/>
              <w:left w:val="nil"/>
              <w:bottom w:val="nil"/>
              <w:right w:val="nil"/>
            </w:tcBorders>
          </w:tcPr>
          <w:p w14:paraId="423B16B9" w14:textId="77777777" w:rsidR="000E5621" w:rsidRDefault="00AA2F10" w:rsidP="00C760B5">
            <w:pPr>
              <w:spacing w:after="0"/>
              <w:jc w:val="center"/>
            </w:pPr>
            <w:r>
              <w:rPr>
                <w:rFonts w:ascii="Times New Roman" w:eastAsia="Times New Roman" w:hAnsi="Times New Roman" w:cs="Times New Roman"/>
                <w:sz w:val="21"/>
              </w:rPr>
              <w:t>28 (14.0%)</w:t>
            </w:r>
          </w:p>
        </w:tc>
        <w:tc>
          <w:tcPr>
            <w:tcW w:w="1125" w:type="dxa"/>
            <w:tcBorders>
              <w:top w:val="nil"/>
              <w:left w:val="nil"/>
              <w:bottom w:val="nil"/>
              <w:right w:val="nil"/>
            </w:tcBorders>
          </w:tcPr>
          <w:p w14:paraId="6FE39697" w14:textId="77777777" w:rsidR="000E5621" w:rsidRDefault="00AA2F10" w:rsidP="00C760B5">
            <w:pPr>
              <w:spacing w:after="0"/>
              <w:jc w:val="center"/>
            </w:pPr>
            <w:r>
              <w:rPr>
                <w:rFonts w:ascii="Times New Roman" w:eastAsia="Times New Roman" w:hAnsi="Times New Roman" w:cs="Times New Roman"/>
                <w:sz w:val="21"/>
              </w:rPr>
              <w:t>7.25</w:t>
            </w:r>
          </w:p>
        </w:tc>
        <w:tc>
          <w:tcPr>
            <w:tcW w:w="844" w:type="dxa"/>
            <w:tcBorders>
              <w:top w:val="nil"/>
              <w:left w:val="nil"/>
              <w:bottom w:val="nil"/>
              <w:right w:val="nil"/>
            </w:tcBorders>
          </w:tcPr>
          <w:p w14:paraId="09150177" w14:textId="77777777" w:rsidR="000E5621" w:rsidRDefault="00AA2F10" w:rsidP="00C760B5">
            <w:pPr>
              <w:spacing w:after="0"/>
              <w:jc w:val="center"/>
            </w:pPr>
            <w:r>
              <w:rPr>
                <w:rFonts w:ascii="Times New Roman" w:eastAsia="Times New Roman" w:hAnsi="Times New Roman" w:cs="Times New Roman"/>
                <w:sz w:val="21"/>
              </w:rPr>
              <w:t>.007</w:t>
            </w:r>
          </w:p>
        </w:tc>
      </w:tr>
      <w:tr w:rsidR="000E5621" w14:paraId="7C6E2274" w14:textId="77777777" w:rsidTr="00C25E42">
        <w:trPr>
          <w:trHeight w:val="300"/>
        </w:trPr>
        <w:tc>
          <w:tcPr>
            <w:tcW w:w="2251" w:type="dxa"/>
            <w:tcBorders>
              <w:top w:val="nil"/>
              <w:left w:val="nil"/>
              <w:bottom w:val="nil"/>
              <w:right w:val="nil"/>
            </w:tcBorders>
          </w:tcPr>
          <w:p w14:paraId="5FE39FD6" w14:textId="77777777" w:rsidR="000E5621" w:rsidRDefault="000E5621" w:rsidP="00C760B5">
            <w:pPr>
              <w:spacing w:after="0"/>
            </w:pPr>
          </w:p>
        </w:tc>
        <w:tc>
          <w:tcPr>
            <w:tcW w:w="1828" w:type="dxa"/>
            <w:tcBorders>
              <w:top w:val="nil"/>
              <w:left w:val="nil"/>
              <w:bottom w:val="nil"/>
              <w:right w:val="nil"/>
            </w:tcBorders>
          </w:tcPr>
          <w:p w14:paraId="3A77CECD" w14:textId="77777777" w:rsidR="000E5621" w:rsidRDefault="00AA2F10" w:rsidP="00C760B5">
            <w:pPr>
              <w:spacing w:after="0"/>
              <w:jc w:val="center"/>
            </w:pPr>
            <w:r>
              <w:rPr>
                <w:rFonts w:ascii="Times New Roman" w:eastAsia="Times New Roman" w:hAnsi="Times New Roman" w:cs="Times New Roman"/>
                <w:sz w:val="21"/>
              </w:rPr>
              <w:t>Never attended</w:t>
            </w:r>
          </w:p>
        </w:tc>
        <w:tc>
          <w:tcPr>
            <w:tcW w:w="1828" w:type="dxa"/>
            <w:tcBorders>
              <w:top w:val="nil"/>
              <w:left w:val="nil"/>
              <w:bottom w:val="nil"/>
              <w:right w:val="nil"/>
            </w:tcBorders>
          </w:tcPr>
          <w:p w14:paraId="21456431" w14:textId="77777777" w:rsidR="000E5621" w:rsidRDefault="00AA2F10" w:rsidP="00C760B5">
            <w:pPr>
              <w:spacing w:after="0"/>
              <w:jc w:val="center"/>
            </w:pPr>
            <w:r>
              <w:rPr>
                <w:rFonts w:ascii="Times New Roman" w:eastAsia="Times New Roman" w:hAnsi="Times New Roman" w:cs="Times New Roman"/>
                <w:sz w:val="21"/>
              </w:rPr>
              <w:t>54 (27.0%)</w:t>
            </w:r>
          </w:p>
        </w:tc>
        <w:tc>
          <w:tcPr>
            <w:tcW w:w="1828" w:type="dxa"/>
            <w:tcBorders>
              <w:top w:val="nil"/>
              <w:left w:val="nil"/>
              <w:bottom w:val="nil"/>
              <w:right w:val="nil"/>
            </w:tcBorders>
          </w:tcPr>
          <w:p w14:paraId="7E217DD8" w14:textId="77777777" w:rsidR="000E5621" w:rsidRDefault="00AA2F10" w:rsidP="00C760B5">
            <w:pPr>
              <w:spacing w:after="0"/>
              <w:jc w:val="center"/>
            </w:pPr>
            <w:r>
              <w:rPr>
                <w:rFonts w:ascii="Times New Roman" w:eastAsia="Times New Roman" w:hAnsi="Times New Roman" w:cs="Times New Roman"/>
                <w:sz w:val="21"/>
              </w:rPr>
              <w:t>48 (24.0%)</w:t>
            </w:r>
          </w:p>
        </w:tc>
        <w:tc>
          <w:tcPr>
            <w:tcW w:w="1125" w:type="dxa"/>
            <w:tcBorders>
              <w:top w:val="nil"/>
              <w:left w:val="nil"/>
              <w:bottom w:val="nil"/>
              <w:right w:val="nil"/>
            </w:tcBorders>
          </w:tcPr>
          <w:p w14:paraId="65E5C3B3" w14:textId="77777777" w:rsidR="000E5621" w:rsidRDefault="000E5621" w:rsidP="00C760B5">
            <w:pPr>
              <w:spacing w:after="0"/>
              <w:jc w:val="center"/>
            </w:pPr>
          </w:p>
        </w:tc>
        <w:tc>
          <w:tcPr>
            <w:tcW w:w="844" w:type="dxa"/>
            <w:tcBorders>
              <w:top w:val="nil"/>
              <w:left w:val="nil"/>
              <w:bottom w:val="nil"/>
              <w:right w:val="nil"/>
            </w:tcBorders>
          </w:tcPr>
          <w:p w14:paraId="3A918A29" w14:textId="77777777" w:rsidR="000E5621" w:rsidRDefault="000E5621" w:rsidP="00C760B5">
            <w:pPr>
              <w:spacing w:after="0"/>
              <w:jc w:val="center"/>
            </w:pPr>
          </w:p>
        </w:tc>
      </w:tr>
      <w:tr w:rsidR="000E5621" w14:paraId="0BE1AD0B" w14:textId="77777777" w:rsidTr="00C25E42">
        <w:trPr>
          <w:trHeight w:val="541"/>
        </w:trPr>
        <w:tc>
          <w:tcPr>
            <w:tcW w:w="2251" w:type="dxa"/>
            <w:tcBorders>
              <w:top w:val="nil"/>
              <w:left w:val="nil"/>
              <w:bottom w:val="nil"/>
              <w:right w:val="nil"/>
            </w:tcBorders>
          </w:tcPr>
          <w:p w14:paraId="282CBAFF" w14:textId="77777777" w:rsidR="000E5621" w:rsidRDefault="00AA2F10" w:rsidP="00C760B5">
            <w:pPr>
              <w:spacing w:after="0"/>
            </w:pPr>
            <w:r>
              <w:rPr>
                <w:rFonts w:ascii="Times New Roman" w:eastAsia="Times New Roman" w:hAnsi="Times New Roman" w:cs="Times New Roman"/>
                <w:sz w:val="21"/>
              </w:rPr>
              <w:t>Two-way communication</w:t>
            </w:r>
          </w:p>
        </w:tc>
        <w:tc>
          <w:tcPr>
            <w:tcW w:w="1828" w:type="dxa"/>
            <w:tcBorders>
              <w:top w:val="nil"/>
              <w:left w:val="nil"/>
              <w:bottom w:val="nil"/>
              <w:right w:val="nil"/>
            </w:tcBorders>
          </w:tcPr>
          <w:p w14:paraId="570E900B" w14:textId="77777777" w:rsidR="000E5621" w:rsidRDefault="00AA2F10" w:rsidP="00C760B5">
            <w:pPr>
              <w:spacing w:after="0"/>
              <w:jc w:val="center"/>
            </w:pPr>
            <w:r>
              <w:rPr>
                <w:rFonts w:ascii="Times New Roman" w:eastAsia="Times New Roman" w:hAnsi="Times New Roman" w:cs="Times New Roman"/>
                <w:sz w:val="21"/>
              </w:rPr>
              <w:t>Interactive</w:t>
            </w:r>
          </w:p>
        </w:tc>
        <w:tc>
          <w:tcPr>
            <w:tcW w:w="1828" w:type="dxa"/>
            <w:tcBorders>
              <w:top w:val="nil"/>
              <w:left w:val="nil"/>
              <w:bottom w:val="nil"/>
              <w:right w:val="nil"/>
            </w:tcBorders>
          </w:tcPr>
          <w:p w14:paraId="64B8D3CE" w14:textId="77777777" w:rsidR="000E5621" w:rsidRDefault="00AA2F10" w:rsidP="00C760B5">
            <w:pPr>
              <w:spacing w:after="0"/>
              <w:jc w:val="center"/>
            </w:pPr>
            <w:r>
              <w:rPr>
                <w:rFonts w:ascii="Times New Roman" w:eastAsia="Times New Roman" w:hAnsi="Times New Roman" w:cs="Times New Roman"/>
                <w:sz w:val="21"/>
              </w:rPr>
              <w:t>77 (38.5%)</w:t>
            </w:r>
          </w:p>
        </w:tc>
        <w:tc>
          <w:tcPr>
            <w:tcW w:w="1828" w:type="dxa"/>
            <w:tcBorders>
              <w:top w:val="nil"/>
              <w:left w:val="nil"/>
              <w:bottom w:val="nil"/>
              <w:right w:val="nil"/>
            </w:tcBorders>
          </w:tcPr>
          <w:p w14:paraId="21A26F90" w14:textId="77777777" w:rsidR="000E5621" w:rsidRDefault="00AA2F10" w:rsidP="00C760B5">
            <w:pPr>
              <w:spacing w:after="0"/>
              <w:jc w:val="center"/>
            </w:pPr>
            <w:r>
              <w:rPr>
                <w:rFonts w:ascii="Times New Roman" w:eastAsia="Times New Roman" w:hAnsi="Times New Roman" w:cs="Times New Roman"/>
                <w:sz w:val="21"/>
              </w:rPr>
              <w:t>31 (15.5%)</w:t>
            </w:r>
          </w:p>
        </w:tc>
        <w:tc>
          <w:tcPr>
            <w:tcW w:w="1125" w:type="dxa"/>
            <w:tcBorders>
              <w:top w:val="nil"/>
              <w:left w:val="nil"/>
              <w:bottom w:val="nil"/>
              <w:right w:val="nil"/>
            </w:tcBorders>
          </w:tcPr>
          <w:p w14:paraId="6F9EA61A" w14:textId="77777777" w:rsidR="000E5621" w:rsidRDefault="00AA2F10" w:rsidP="00C760B5">
            <w:pPr>
              <w:spacing w:after="0"/>
              <w:jc w:val="center"/>
            </w:pPr>
            <w:r>
              <w:rPr>
                <w:rFonts w:ascii="Times New Roman" w:eastAsia="Times New Roman" w:hAnsi="Times New Roman" w:cs="Times New Roman"/>
                <w:sz w:val="21"/>
              </w:rPr>
              <w:t>8.61</w:t>
            </w:r>
          </w:p>
        </w:tc>
        <w:tc>
          <w:tcPr>
            <w:tcW w:w="844" w:type="dxa"/>
            <w:tcBorders>
              <w:top w:val="nil"/>
              <w:left w:val="nil"/>
              <w:bottom w:val="nil"/>
              <w:right w:val="nil"/>
            </w:tcBorders>
          </w:tcPr>
          <w:p w14:paraId="34571587" w14:textId="77777777" w:rsidR="000E5621" w:rsidRDefault="00AA2F10" w:rsidP="00C760B5">
            <w:pPr>
              <w:spacing w:after="0"/>
              <w:jc w:val="center"/>
            </w:pPr>
            <w:r>
              <w:rPr>
                <w:rFonts w:ascii="Times New Roman" w:eastAsia="Times New Roman" w:hAnsi="Times New Roman" w:cs="Times New Roman"/>
                <w:sz w:val="21"/>
              </w:rPr>
              <w:t>.003</w:t>
            </w:r>
          </w:p>
        </w:tc>
      </w:tr>
      <w:tr w:rsidR="000E5621" w14:paraId="0AFED943" w14:textId="77777777" w:rsidTr="00C25E42">
        <w:trPr>
          <w:trHeight w:val="300"/>
        </w:trPr>
        <w:tc>
          <w:tcPr>
            <w:tcW w:w="2251" w:type="dxa"/>
            <w:tcBorders>
              <w:top w:val="nil"/>
              <w:left w:val="nil"/>
              <w:bottom w:val="nil"/>
              <w:right w:val="nil"/>
            </w:tcBorders>
          </w:tcPr>
          <w:p w14:paraId="6BB84008" w14:textId="77777777" w:rsidR="000E5621" w:rsidRDefault="000E5621" w:rsidP="00C760B5">
            <w:pPr>
              <w:spacing w:after="0"/>
            </w:pPr>
          </w:p>
        </w:tc>
        <w:tc>
          <w:tcPr>
            <w:tcW w:w="1828" w:type="dxa"/>
            <w:tcBorders>
              <w:top w:val="nil"/>
              <w:left w:val="nil"/>
              <w:bottom w:val="nil"/>
              <w:right w:val="nil"/>
            </w:tcBorders>
          </w:tcPr>
          <w:p w14:paraId="167D6639" w14:textId="77777777" w:rsidR="000E5621" w:rsidRDefault="00AA2F10" w:rsidP="00C760B5">
            <w:pPr>
              <w:spacing w:after="0"/>
              <w:jc w:val="center"/>
            </w:pPr>
            <w:r>
              <w:rPr>
                <w:rFonts w:ascii="Times New Roman" w:eastAsia="Times New Roman" w:hAnsi="Times New Roman" w:cs="Times New Roman"/>
                <w:sz w:val="21"/>
              </w:rPr>
              <w:t>One-way</w:t>
            </w:r>
          </w:p>
        </w:tc>
        <w:tc>
          <w:tcPr>
            <w:tcW w:w="1828" w:type="dxa"/>
            <w:tcBorders>
              <w:top w:val="nil"/>
              <w:left w:val="nil"/>
              <w:bottom w:val="nil"/>
              <w:right w:val="nil"/>
            </w:tcBorders>
          </w:tcPr>
          <w:p w14:paraId="63C76129" w14:textId="77777777" w:rsidR="000E5621" w:rsidRDefault="00AA2F10" w:rsidP="00C760B5">
            <w:pPr>
              <w:spacing w:after="0"/>
              <w:jc w:val="center"/>
            </w:pPr>
            <w:r>
              <w:rPr>
                <w:rFonts w:ascii="Times New Roman" w:eastAsia="Times New Roman" w:hAnsi="Times New Roman" w:cs="Times New Roman"/>
                <w:sz w:val="21"/>
              </w:rPr>
              <w:t>47 (23.5%)</w:t>
            </w:r>
          </w:p>
        </w:tc>
        <w:tc>
          <w:tcPr>
            <w:tcW w:w="1828" w:type="dxa"/>
            <w:tcBorders>
              <w:top w:val="nil"/>
              <w:left w:val="nil"/>
              <w:bottom w:val="nil"/>
              <w:right w:val="nil"/>
            </w:tcBorders>
          </w:tcPr>
          <w:p w14:paraId="72E75488" w14:textId="77777777" w:rsidR="000E5621" w:rsidRDefault="00AA2F10" w:rsidP="00C760B5">
            <w:pPr>
              <w:spacing w:after="0"/>
              <w:jc w:val="center"/>
            </w:pPr>
            <w:r>
              <w:rPr>
                <w:rFonts w:ascii="Times New Roman" w:eastAsia="Times New Roman" w:hAnsi="Times New Roman" w:cs="Times New Roman"/>
                <w:sz w:val="21"/>
              </w:rPr>
              <w:t>45 (22.5%)</w:t>
            </w:r>
          </w:p>
        </w:tc>
        <w:tc>
          <w:tcPr>
            <w:tcW w:w="1125" w:type="dxa"/>
            <w:tcBorders>
              <w:top w:val="nil"/>
              <w:left w:val="nil"/>
              <w:bottom w:val="nil"/>
              <w:right w:val="nil"/>
            </w:tcBorders>
          </w:tcPr>
          <w:p w14:paraId="2FA2E22A" w14:textId="77777777" w:rsidR="000E5621" w:rsidRDefault="000E5621" w:rsidP="00C760B5">
            <w:pPr>
              <w:spacing w:after="0"/>
              <w:jc w:val="center"/>
            </w:pPr>
          </w:p>
        </w:tc>
        <w:tc>
          <w:tcPr>
            <w:tcW w:w="844" w:type="dxa"/>
            <w:tcBorders>
              <w:top w:val="nil"/>
              <w:left w:val="nil"/>
              <w:bottom w:val="nil"/>
              <w:right w:val="nil"/>
            </w:tcBorders>
          </w:tcPr>
          <w:p w14:paraId="16CB295F" w14:textId="77777777" w:rsidR="000E5621" w:rsidRDefault="000E5621" w:rsidP="00C760B5">
            <w:pPr>
              <w:spacing w:after="0"/>
              <w:jc w:val="center"/>
            </w:pPr>
          </w:p>
        </w:tc>
      </w:tr>
      <w:tr w:rsidR="000E5621" w14:paraId="6A41E4F2" w14:textId="77777777" w:rsidTr="00C25E42">
        <w:trPr>
          <w:trHeight w:val="271"/>
        </w:trPr>
        <w:tc>
          <w:tcPr>
            <w:tcW w:w="2251" w:type="dxa"/>
            <w:tcBorders>
              <w:top w:val="nil"/>
              <w:left w:val="nil"/>
              <w:bottom w:val="nil"/>
              <w:right w:val="nil"/>
            </w:tcBorders>
          </w:tcPr>
          <w:p w14:paraId="6DE19835" w14:textId="77777777" w:rsidR="000E5621" w:rsidRDefault="00AA2F10" w:rsidP="00C760B5">
            <w:pPr>
              <w:spacing w:after="0"/>
            </w:pPr>
            <w:r>
              <w:rPr>
                <w:rFonts w:ascii="Times New Roman" w:eastAsia="Times New Roman" w:hAnsi="Times New Roman" w:cs="Times New Roman"/>
                <w:sz w:val="21"/>
              </w:rPr>
              <w:t>Side-effect counselling</w:t>
            </w:r>
          </w:p>
        </w:tc>
        <w:tc>
          <w:tcPr>
            <w:tcW w:w="1828" w:type="dxa"/>
            <w:tcBorders>
              <w:top w:val="nil"/>
              <w:left w:val="nil"/>
              <w:bottom w:val="nil"/>
              <w:right w:val="nil"/>
            </w:tcBorders>
          </w:tcPr>
          <w:p w14:paraId="0299244A" w14:textId="77777777" w:rsidR="000E5621" w:rsidRDefault="00AA2F10" w:rsidP="00C760B5">
            <w:pPr>
              <w:spacing w:after="0"/>
              <w:jc w:val="center"/>
            </w:pPr>
            <w:r>
              <w:rPr>
                <w:rFonts w:ascii="Times New Roman" w:eastAsia="Times New Roman" w:hAnsi="Times New Roman" w:cs="Times New Roman"/>
                <w:sz w:val="21"/>
              </w:rPr>
              <w:t>Received</w:t>
            </w:r>
          </w:p>
        </w:tc>
        <w:tc>
          <w:tcPr>
            <w:tcW w:w="1828" w:type="dxa"/>
            <w:tcBorders>
              <w:top w:val="nil"/>
              <w:left w:val="nil"/>
              <w:bottom w:val="nil"/>
              <w:right w:val="nil"/>
            </w:tcBorders>
          </w:tcPr>
          <w:p w14:paraId="4811E840" w14:textId="77777777" w:rsidR="000E5621" w:rsidRDefault="00AA2F10" w:rsidP="00C760B5">
            <w:pPr>
              <w:spacing w:after="0"/>
              <w:jc w:val="center"/>
            </w:pPr>
            <w:r>
              <w:rPr>
                <w:rFonts w:ascii="Times New Roman" w:eastAsia="Times New Roman" w:hAnsi="Times New Roman" w:cs="Times New Roman"/>
                <w:sz w:val="21"/>
              </w:rPr>
              <w:t>72 (36.0%)</w:t>
            </w:r>
          </w:p>
        </w:tc>
        <w:tc>
          <w:tcPr>
            <w:tcW w:w="1828" w:type="dxa"/>
            <w:tcBorders>
              <w:top w:val="nil"/>
              <w:left w:val="nil"/>
              <w:bottom w:val="nil"/>
              <w:right w:val="nil"/>
            </w:tcBorders>
          </w:tcPr>
          <w:p w14:paraId="7207B006" w14:textId="77777777" w:rsidR="000E5621" w:rsidRDefault="00AA2F10" w:rsidP="00C760B5">
            <w:pPr>
              <w:spacing w:after="0"/>
              <w:jc w:val="center"/>
            </w:pPr>
            <w:r>
              <w:rPr>
                <w:rFonts w:ascii="Times New Roman" w:eastAsia="Times New Roman" w:hAnsi="Times New Roman" w:cs="Times New Roman"/>
                <w:sz w:val="21"/>
              </w:rPr>
              <w:t>34 (17.0%)</w:t>
            </w:r>
          </w:p>
        </w:tc>
        <w:tc>
          <w:tcPr>
            <w:tcW w:w="1125" w:type="dxa"/>
            <w:tcBorders>
              <w:top w:val="nil"/>
              <w:left w:val="nil"/>
              <w:bottom w:val="nil"/>
              <w:right w:val="nil"/>
            </w:tcBorders>
          </w:tcPr>
          <w:p w14:paraId="2BF8BFAE" w14:textId="77777777" w:rsidR="000E5621" w:rsidRDefault="00AA2F10" w:rsidP="00C760B5">
            <w:pPr>
              <w:spacing w:after="0"/>
              <w:jc w:val="center"/>
            </w:pPr>
            <w:r>
              <w:rPr>
                <w:rFonts w:ascii="Times New Roman" w:eastAsia="Times New Roman" w:hAnsi="Times New Roman" w:cs="Times New Roman"/>
                <w:sz w:val="21"/>
              </w:rPr>
              <w:t>3.36</w:t>
            </w:r>
          </w:p>
        </w:tc>
        <w:tc>
          <w:tcPr>
            <w:tcW w:w="844" w:type="dxa"/>
            <w:tcBorders>
              <w:top w:val="nil"/>
              <w:left w:val="nil"/>
              <w:bottom w:val="nil"/>
              <w:right w:val="nil"/>
            </w:tcBorders>
          </w:tcPr>
          <w:p w14:paraId="00DE4677" w14:textId="77777777" w:rsidR="000E5621" w:rsidRDefault="00AA2F10" w:rsidP="00C760B5">
            <w:pPr>
              <w:spacing w:after="0"/>
              <w:jc w:val="center"/>
            </w:pPr>
            <w:r>
              <w:rPr>
                <w:rFonts w:ascii="Times New Roman" w:eastAsia="Times New Roman" w:hAnsi="Times New Roman" w:cs="Times New Roman"/>
                <w:sz w:val="21"/>
              </w:rPr>
              <w:t>.067</w:t>
            </w:r>
          </w:p>
        </w:tc>
      </w:tr>
      <w:tr w:rsidR="000E5621" w14:paraId="158352BD" w14:textId="77777777" w:rsidTr="00C25E42">
        <w:trPr>
          <w:trHeight w:val="315"/>
        </w:trPr>
        <w:tc>
          <w:tcPr>
            <w:tcW w:w="2251" w:type="dxa"/>
            <w:tcBorders>
              <w:top w:val="nil"/>
              <w:left w:val="nil"/>
              <w:bottom w:val="nil"/>
              <w:right w:val="nil"/>
            </w:tcBorders>
          </w:tcPr>
          <w:p w14:paraId="7CF90E13" w14:textId="77777777" w:rsidR="000E5621" w:rsidRDefault="000E5621" w:rsidP="00C760B5">
            <w:pPr>
              <w:spacing w:after="0"/>
            </w:pPr>
          </w:p>
        </w:tc>
        <w:tc>
          <w:tcPr>
            <w:tcW w:w="1828" w:type="dxa"/>
            <w:tcBorders>
              <w:top w:val="nil"/>
              <w:left w:val="nil"/>
              <w:bottom w:val="nil"/>
              <w:right w:val="nil"/>
            </w:tcBorders>
          </w:tcPr>
          <w:p w14:paraId="799DE55C" w14:textId="77777777" w:rsidR="000E5621" w:rsidRDefault="00AA2F10" w:rsidP="00C760B5">
            <w:pPr>
              <w:spacing w:after="0"/>
              <w:jc w:val="center"/>
            </w:pPr>
            <w:r>
              <w:rPr>
                <w:rFonts w:ascii="Times New Roman" w:eastAsia="Times New Roman" w:hAnsi="Times New Roman" w:cs="Times New Roman"/>
                <w:sz w:val="21"/>
              </w:rPr>
              <w:t>Not received</w:t>
            </w:r>
          </w:p>
        </w:tc>
        <w:tc>
          <w:tcPr>
            <w:tcW w:w="1828" w:type="dxa"/>
            <w:tcBorders>
              <w:top w:val="nil"/>
              <w:left w:val="nil"/>
              <w:bottom w:val="nil"/>
              <w:right w:val="nil"/>
            </w:tcBorders>
          </w:tcPr>
          <w:p w14:paraId="3975015E" w14:textId="77777777" w:rsidR="000E5621" w:rsidRDefault="00AA2F10" w:rsidP="00C760B5">
            <w:pPr>
              <w:spacing w:after="0"/>
              <w:jc w:val="center"/>
            </w:pPr>
            <w:r>
              <w:rPr>
                <w:rFonts w:ascii="Times New Roman" w:eastAsia="Times New Roman" w:hAnsi="Times New Roman" w:cs="Times New Roman"/>
                <w:sz w:val="21"/>
              </w:rPr>
              <w:t>52 (26.0%)</w:t>
            </w:r>
          </w:p>
        </w:tc>
        <w:tc>
          <w:tcPr>
            <w:tcW w:w="1828" w:type="dxa"/>
            <w:tcBorders>
              <w:top w:val="nil"/>
              <w:left w:val="nil"/>
              <w:bottom w:val="nil"/>
              <w:right w:val="nil"/>
            </w:tcBorders>
          </w:tcPr>
          <w:p w14:paraId="58C2523B" w14:textId="77777777" w:rsidR="000E5621" w:rsidRDefault="00AA2F10" w:rsidP="00C760B5">
            <w:pPr>
              <w:spacing w:after="0"/>
              <w:jc w:val="center"/>
            </w:pPr>
            <w:r>
              <w:rPr>
                <w:rFonts w:ascii="Times New Roman" w:eastAsia="Times New Roman" w:hAnsi="Times New Roman" w:cs="Times New Roman"/>
                <w:sz w:val="21"/>
              </w:rPr>
              <w:t>42 (21.0%)</w:t>
            </w:r>
          </w:p>
        </w:tc>
        <w:tc>
          <w:tcPr>
            <w:tcW w:w="1125" w:type="dxa"/>
            <w:tcBorders>
              <w:top w:val="nil"/>
              <w:left w:val="nil"/>
              <w:bottom w:val="nil"/>
              <w:right w:val="nil"/>
            </w:tcBorders>
          </w:tcPr>
          <w:p w14:paraId="31D98E88" w14:textId="77777777" w:rsidR="000E5621" w:rsidRDefault="000E5621" w:rsidP="00C760B5">
            <w:pPr>
              <w:spacing w:after="0"/>
              <w:jc w:val="center"/>
            </w:pPr>
          </w:p>
        </w:tc>
        <w:tc>
          <w:tcPr>
            <w:tcW w:w="844" w:type="dxa"/>
            <w:tcBorders>
              <w:top w:val="nil"/>
              <w:left w:val="nil"/>
              <w:bottom w:val="nil"/>
              <w:right w:val="nil"/>
            </w:tcBorders>
          </w:tcPr>
          <w:p w14:paraId="023DBCDE" w14:textId="77777777" w:rsidR="000E5621" w:rsidRDefault="000E5621" w:rsidP="00C760B5">
            <w:pPr>
              <w:spacing w:after="0"/>
              <w:jc w:val="center"/>
            </w:pPr>
          </w:p>
        </w:tc>
      </w:tr>
      <w:tr w:rsidR="000E5621" w14:paraId="3D940234" w14:textId="77777777" w:rsidTr="00C25E42">
        <w:trPr>
          <w:trHeight w:val="541"/>
        </w:trPr>
        <w:tc>
          <w:tcPr>
            <w:tcW w:w="2251" w:type="dxa"/>
            <w:tcBorders>
              <w:top w:val="nil"/>
              <w:left w:val="nil"/>
              <w:bottom w:val="nil"/>
              <w:right w:val="nil"/>
            </w:tcBorders>
          </w:tcPr>
          <w:p w14:paraId="6A09D814" w14:textId="77777777" w:rsidR="000E5621" w:rsidRDefault="00AA2F10" w:rsidP="00C760B5">
            <w:pPr>
              <w:spacing w:after="0"/>
            </w:pPr>
            <w:r>
              <w:rPr>
                <w:rFonts w:ascii="Times New Roman" w:eastAsia="Times New Roman" w:hAnsi="Times New Roman" w:cs="Times New Roman"/>
                <w:sz w:val="21"/>
              </w:rPr>
              <w:t>Culturally sensitive messaging</w:t>
            </w:r>
          </w:p>
        </w:tc>
        <w:tc>
          <w:tcPr>
            <w:tcW w:w="1828" w:type="dxa"/>
            <w:tcBorders>
              <w:top w:val="nil"/>
              <w:left w:val="nil"/>
              <w:bottom w:val="nil"/>
              <w:right w:val="nil"/>
            </w:tcBorders>
          </w:tcPr>
          <w:p w14:paraId="16B369AF" w14:textId="77777777" w:rsidR="000E5621" w:rsidRDefault="00AA2F10" w:rsidP="00C760B5">
            <w:pPr>
              <w:spacing w:after="0"/>
              <w:jc w:val="center"/>
            </w:pPr>
            <w:r>
              <w:rPr>
                <w:rFonts w:ascii="Times New Roman" w:eastAsia="Times New Roman" w:hAnsi="Times New Roman" w:cs="Times New Roman"/>
                <w:sz w:val="21"/>
              </w:rPr>
              <w:t>Yes</w:t>
            </w:r>
          </w:p>
        </w:tc>
        <w:tc>
          <w:tcPr>
            <w:tcW w:w="1828" w:type="dxa"/>
            <w:tcBorders>
              <w:top w:val="nil"/>
              <w:left w:val="nil"/>
              <w:bottom w:val="nil"/>
              <w:right w:val="nil"/>
            </w:tcBorders>
          </w:tcPr>
          <w:p w14:paraId="7BEA200F" w14:textId="77777777" w:rsidR="000E5621" w:rsidRDefault="00AA2F10" w:rsidP="00C760B5">
            <w:pPr>
              <w:spacing w:after="0"/>
              <w:jc w:val="center"/>
            </w:pPr>
            <w:r>
              <w:rPr>
                <w:rFonts w:ascii="Times New Roman" w:eastAsia="Times New Roman" w:hAnsi="Times New Roman" w:cs="Times New Roman"/>
                <w:sz w:val="21"/>
              </w:rPr>
              <w:t>92 (46.0%)</w:t>
            </w:r>
          </w:p>
        </w:tc>
        <w:tc>
          <w:tcPr>
            <w:tcW w:w="1828" w:type="dxa"/>
            <w:tcBorders>
              <w:top w:val="nil"/>
              <w:left w:val="nil"/>
              <w:bottom w:val="nil"/>
              <w:right w:val="nil"/>
            </w:tcBorders>
          </w:tcPr>
          <w:p w14:paraId="5FDCD635" w14:textId="77777777" w:rsidR="000E5621" w:rsidRDefault="00AA2F10" w:rsidP="00C760B5">
            <w:pPr>
              <w:spacing w:after="0"/>
              <w:jc w:val="center"/>
            </w:pPr>
            <w:r>
              <w:rPr>
                <w:rFonts w:ascii="Times New Roman" w:eastAsia="Times New Roman" w:hAnsi="Times New Roman" w:cs="Times New Roman"/>
                <w:sz w:val="21"/>
              </w:rPr>
              <w:t>45 (22.5%)</w:t>
            </w:r>
          </w:p>
        </w:tc>
        <w:tc>
          <w:tcPr>
            <w:tcW w:w="1125" w:type="dxa"/>
            <w:tcBorders>
              <w:top w:val="nil"/>
              <w:left w:val="nil"/>
              <w:bottom w:val="nil"/>
              <w:right w:val="nil"/>
            </w:tcBorders>
          </w:tcPr>
          <w:p w14:paraId="3612ABB6" w14:textId="77777777" w:rsidR="000E5621" w:rsidRDefault="00AA2F10" w:rsidP="00C760B5">
            <w:pPr>
              <w:spacing w:after="0"/>
              <w:jc w:val="center"/>
            </w:pPr>
            <w:r>
              <w:rPr>
                <w:rFonts w:ascii="Times New Roman" w:eastAsia="Times New Roman" w:hAnsi="Times New Roman" w:cs="Times New Roman"/>
                <w:sz w:val="21"/>
              </w:rPr>
              <w:t>4.90</w:t>
            </w:r>
          </w:p>
        </w:tc>
        <w:tc>
          <w:tcPr>
            <w:tcW w:w="844" w:type="dxa"/>
            <w:tcBorders>
              <w:top w:val="nil"/>
              <w:left w:val="nil"/>
              <w:bottom w:val="nil"/>
              <w:right w:val="nil"/>
            </w:tcBorders>
          </w:tcPr>
          <w:p w14:paraId="055233A5" w14:textId="77777777" w:rsidR="000E5621" w:rsidRDefault="00AA2F10" w:rsidP="00C760B5">
            <w:pPr>
              <w:spacing w:after="0"/>
              <w:jc w:val="center"/>
            </w:pPr>
            <w:r>
              <w:rPr>
                <w:rFonts w:ascii="Times New Roman" w:eastAsia="Times New Roman" w:hAnsi="Times New Roman" w:cs="Times New Roman"/>
                <w:sz w:val="21"/>
              </w:rPr>
              <w:t>.027</w:t>
            </w:r>
          </w:p>
        </w:tc>
      </w:tr>
      <w:tr w:rsidR="000E5621" w14:paraId="61E84046" w14:textId="77777777" w:rsidTr="00C25E42">
        <w:trPr>
          <w:trHeight w:val="300"/>
        </w:trPr>
        <w:tc>
          <w:tcPr>
            <w:tcW w:w="2251" w:type="dxa"/>
            <w:tcBorders>
              <w:top w:val="nil"/>
              <w:left w:val="nil"/>
              <w:bottom w:val="single" w:sz="8" w:space="0" w:color="000000"/>
              <w:right w:val="nil"/>
            </w:tcBorders>
          </w:tcPr>
          <w:p w14:paraId="722566BF" w14:textId="77777777" w:rsidR="000E5621" w:rsidRDefault="000E5621" w:rsidP="00C760B5">
            <w:pPr>
              <w:spacing w:after="0"/>
            </w:pPr>
          </w:p>
        </w:tc>
        <w:tc>
          <w:tcPr>
            <w:tcW w:w="1828" w:type="dxa"/>
            <w:tcBorders>
              <w:top w:val="nil"/>
              <w:left w:val="nil"/>
              <w:bottom w:val="single" w:sz="8" w:space="0" w:color="000000"/>
              <w:right w:val="nil"/>
            </w:tcBorders>
          </w:tcPr>
          <w:p w14:paraId="1FE38FC5" w14:textId="77777777" w:rsidR="000E5621" w:rsidRDefault="00AA2F10" w:rsidP="00C760B5">
            <w:pPr>
              <w:spacing w:after="0"/>
              <w:jc w:val="center"/>
            </w:pPr>
            <w:r>
              <w:rPr>
                <w:rFonts w:ascii="Times New Roman" w:eastAsia="Times New Roman" w:hAnsi="Times New Roman" w:cs="Times New Roman"/>
                <w:sz w:val="21"/>
              </w:rPr>
              <w:t>No</w:t>
            </w:r>
          </w:p>
        </w:tc>
        <w:tc>
          <w:tcPr>
            <w:tcW w:w="1828" w:type="dxa"/>
            <w:tcBorders>
              <w:top w:val="nil"/>
              <w:left w:val="nil"/>
              <w:bottom w:val="single" w:sz="8" w:space="0" w:color="000000"/>
              <w:right w:val="nil"/>
            </w:tcBorders>
          </w:tcPr>
          <w:p w14:paraId="780F3F12" w14:textId="77777777" w:rsidR="000E5621" w:rsidRDefault="00AA2F10" w:rsidP="00C760B5">
            <w:pPr>
              <w:spacing w:after="0"/>
              <w:jc w:val="center"/>
            </w:pPr>
            <w:r>
              <w:rPr>
                <w:rFonts w:ascii="Times New Roman" w:eastAsia="Times New Roman" w:hAnsi="Times New Roman" w:cs="Times New Roman"/>
                <w:sz w:val="21"/>
              </w:rPr>
              <w:t>32 (16.0%)</w:t>
            </w:r>
          </w:p>
        </w:tc>
        <w:tc>
          <w:tcPr>
            <w:tcW w:w="1828" w:type="dxa"/>
            <w:tcBorders>
              <w:top w:val="nil"/>
              <w:left w:val="nil"/>
              <w:bottom w:val="single" w:sz="8" w:space="0" w:color="000000"/>
              <w:right w:val="nil"/>
            </w:tcBorders>
          </w:tcPr>
          <w:p w14:paraId="7BF392D1" w14:textId="77777777" w:rsidR="000E5621" w:rsidRDefault="00AA2F10" w:rsidP="00C760B5">
            <w:pPr>
              <w:spacing w:after="0"/>
              <w:jc w:val="center"/>
            </w:pPr>
            <w:r>
              <w:rPr>
                <w:rFonts w:ascii="Times New Roman" w:eastAsia="Times New Roman" w:hAnsi="Times New Roman" w:cs="Times New Roman"/>
                <w:sz w:val="21"/>
              </w:rPr>
              <w:t>31 (15.5%)</w:t>
            </w:r>
          </w:p>
        </w:tc>
        <w:tc>
          <w:tcPr>
            <w:tcW w:w="1125" w:type="dxa"/>
            <w:tcBorders>
              <w:top w:val="nil"/>
              <w:left w:val="nil"/>
              <w:bottom w:val="single" w:sz="8" w:space="0" w:color="000000"/>
              <w:right w:val="nil"/>
            </w:tcBorders>
          </w:tcPr>
          <w:p w14:paraId="4A5450BD" w14:textId="77777777" w:rsidR="000E5621" w:rsidRDefault="000E5621" w:rsidP="00C760B5">
            <w:pPr>
              <w:spacing w:after="0"/>
              <w:jc w:val="center"/>
            </w:pPr>
          </w:p>
        </w:tc>
        <w:tc>
          <w:tcPr>
            <w:tcW w:w="844" w:type="dxa"/>
            <w:tcBorders>
              <w:top w:val="nil"/>
              <w:left w:val="nil"/>
              <w:bottom w:val="single" w:sz="8" w:space="0" w:color="000000"/>
              <w:right w:val="nil"/>
            </w:tcBorders>
          </w:tcPr>
          <w:p w14:paraId="1FAA4365" w14:textId="77777777" w:rsidR="000E5621" w:rsidRDefault="000E5621" w:rsidP="00C760B5">
            <w:pPr>
              <w:spacing w:after="0"/>
              <w:jc w:val="center"/>
            </w:pPr>
          </w:p>
        </w:tc>
      </w:tr>
    </w:tbl>
    <w:p w14:paraId="25F69B51" w14:textId="67AA8A4F" w:rsidR="000E5621" w:rsidRDefault="00AA2F10" w:rsidP="004A7482">
      <w:r>
        <w:rPr>
          <w:rFonts w:ascii="Times New Roman" w:eastAsia="Times New Roman" w:hAnsi="Times New Roman" w:cs="Times New Roman"/>
          <w:i/>
          <w:sz w:val="20"/>
        </w:rPr>
        <w:t>Note. F</w:t>
      </w:r>
      <w:r w:rsidR="00046DD8">
        <w:rPr>
          <w:rFonts w:ascii="Times New Roman" w:eastAsia="Times New Roman" w:hAnsi="Times New Roman" w:cs="Times New Roman"/>
          <w:i/>
          <w:sz w:val="20"/>
        </w:rPr>
        <w:t>our</w:t>
      </w:r>
      <w:r>
        <w:rPr>
          <w:rFonts w:ascii="Times New Roman" w:eastAsia="Times New Roman" w:hAnsi="Times New Roman" w:cs="Times New Roman"/>
          <w:i/>
          <w:sz w:val="20"/>
        </w:rPr>
        <w:t xml:space="preserve"> associations reached statistical significance at p &lt; .05</w:t>
      </w:r>
      <w:r w:rsidR="00527AAB">
        <w:rPr>
          <w:rFonts w:ascii="Times New Roman" w:eastAsia="Times New Roman" w:hAnsi="Times New Roman" w:cs="Times New Roman"/>
          <w:i/>
          <w:sz w:val="20"/>
        </w:rPr>
        <w:t>.</w:t>
      </w:r>
    </w:p>
    <w:p w14:paraId="00000243" w14:textId="35531A5E" w:rsidR="001D1787" w:rsidRDefault="00527AAB" w:rsidP="00C760B5">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Chi-square tests establish that these associations are statistically significant, but do not indicate the strength or direction of effect. To quantify the likelihood of FP uptake associated with each significant communication variable, bivariate binary logistic regression was subsequently conducted, with unadjusted odds ratios (OR) and 95% confidence intervals presented in</w:t>
      </w:r>
      <w:r>
        <w:rPr>
          <w:rFonts w:ascii="Times New Roman" w:eastAsia="Times New Roman" w:hAnsi="Times New Roman" w:cs="Times New Roman"/>
          <w:sz w:val="24"/>
        </w:rPr>
        <w:t xml:space="preserve"> Table 4.7. Two-way communication showed the largest association (OR = 2.38, 95% CI [1.33, 4.26], </w:t>
      </w:r>
      <w:r w:rsidRPr="00527AAB">
        <w:rPr>
          <w:rFonts w:ascii="Times New Roman" w:eastAsia="Times New Roman" w:hAnsi="Times New Roman" w:cs="Times New Roman"/>
          <w:i/>
          <w:iCs/>
          <w:sz w:val="24"/>
        </w:rPr>
        <w:t>p</w:t>
      </w:r>
      <w:r>
        <w:rPr>
          <w:rFonts w:ascii="Times New Roman" w:eastAsia="Times New Roman" w:hAnsi="Times New Roman" w:cs="Times New Roman"/>
          <w:sz w:val="24"/>
        </w:rPr>
        <w:t xml:space="preserve"> = .004)</w:t>
      </w:r>
      <w:r w:rsidR="00046DD8">
        <w:rPr>
          <w:rFonts w:ascii="Times New Roman" w:eastAsia="Times New Roman" w:hAnsi="Times New Roman" w:cs="Times New Roman"/>
          <w:sz w:val="24"/>
        </w:rPr>
        <w:t xml:space="preserve">. </w:t>
      </w:r>
      <w:r w:rsidR="00046DD8">
        <w:rPr>
          <w:rFonts w:ascii="Times New Roman" w:eastAsia="Times New Roman" w:hAnsi="Times New Roman" w:cs="Times New Roman"/>
          <w:sz w:val="24"/>
          <w:szCs w:val="24"/>
        </w:rPr>
        <w:t xml:space="preserve">Women who received interactive, two-way counselling had approximately 2.4 times higher odds of reporting FP uptake compared to those who received one-way information delivery. Women attending community meetings had approximately 2.2 times higher odds of uptake </w:t>
      </w:r>
      <w:r w:rsidR="00046DD8">
        <w:rPr>
          <w:rFonts w:ascii="Times New Roman" w:eastAsia="Times New Roman" w:hAnsi="Times New Roman" w:cs="Times New Roman"/>
          <w:sz w:val="24"/>
        </w:rPr>
        <w:t>(OR = 2.22, 95% CI [1.24, 3.99], p = .008)</w:t>
      </w:r>
      <w:r w:rsidR="00046DD8">
        <w:rPr>
          <w:rFonts w:ascii="Times New Roman" w:eastAsia="Times New Roman" w:hAnsi="Times New Roman" w:cs="Times New Roman"/>
          <w:sz w:val="24"/>
          <w:szCs w:val="24"/>
        </w:rPr>
        <w:t xml:space="preserve">, and those reached through interpersonal channels had just over twice the odds of uptake </w:t>
      </w:r>
      <w:r w:rsidR="00046DD8">
        <w:rPr>
          <w:rFonts w:ascii="Times New Roman" w:eastAsia="Times New Roman" w:hAnsi="Times New Roman" w:cs="Times New Roman"/>
          <w:sz w:val="24"/>
        </w:rPr>
        <w:t xml:space="preserve">(OR = 2.06, 95% CI [1.15, 3.68], </w:t>
      </w:r>
      <w:r w:rsidR="00046DD8" w:rsidRPr="00527AAB">
        <w:rPr>
          <w:rFonts w:ascii="Times New Roman" w:eastAsia="Times New Roman" w:hAnsi="Times New Roman" w:cs="Times New Roman"/>
          <w:i/>
          <w:iCs/>
          <w:sz w:val="24"/>
        </w:rPr>
        <w:t>p</w:t>
      </w:r>
      <w:r w:rsidR="00046DD8">
        <w:rPr>
          <w:rFonts w:ascii="Times New Roman" w:eastAsia="Times New Roman" w:hAnsi="Times New Roman" w:cs="Times New Roman"/>
          <w:sz w:val="24"/>
        </w:rPr>
        <w:t xml:space="preserve"> = .015)</w:t>
      </w:r>
      <w:r w:rsidR="00046DD8">
        <w:rPr>
          <w:rFonts w:ascii="Times New Roman" w:eastAsia="Times New Roman" w:hAnsi="Times New Roman" w:cs="Times New Roman"/>
          <w:sz w:val="24"/>
          <w:szCs w:val="24"/>
        </w:rPr>
        <w:t xml:space="preserve">. Exposure to culturally sensitive messaging was associated with approximately double the odds of uptake </w:t>
      </w:r>
      <w:r w:rsidR="00046DD8">
        <w:rPr>
          <w:rFonts w:ascii="Times New Roman" w:eastAsia="Times New Roman" w:hAnsi="Times New Roman" w:cs="Times New Roman"/>
          <w:sz w:val="24"/>
        </w:rPr>
        <w:t xml:space="preserve">(OR = 1.98, 95% CI [1.08, 3.64], </w:t>
      </w:r>
      <w:r w:rsidR="00046DD8" w:rsidRPr="00527AAB">
        <w:rPr>
          <w:rFonts w:ascii="Times New Roman" w:eastAsia="Times New Roman" w:hAnsi="Times New Roman" w:cs="Times New Roman"/>
          <w:i/>
          <w:iCs/>
          <w:sz w:val="24"/>
        </w:rPr>
        <w:t>p</w:t>
      </w:r>
      <w:r w:rsidR="00046DD8">
        <w:rPr>
          <w:rFonts w:ascii="Times New Roman" w:eastAsia="Times New Roman" w:hAnsi="Times New Roman" w:cs="Times New Roman"/>
          <w:sz w:val="24"/>
        </w:rPr>
        <w:t xml:space="preserve"> = .028)</w:t>
      </w:r>
      <w:r w:rsidR="00046DD8">
        <w:rPr>
          <w:rFonts w:ascii="Times New Roman" w:eastAsia="Times New Roman" w:hAnsi="Times New Roman" w:cs="Times New Roman"/>
          <w:sz w:val="24"/>
          <w:szCs w:val="24"/>
        </w:rPr>
        <w:t>.</w:t>
      </w:r>
      <w:r>
        <w:rPr>
          <w:rFonts w:ascii="Times New Roman" w:eastAsia="Times New Roman" w:hAnsi="Times New Roman" w:cs="Times New Roman"/>
          <w:sz w:val="24"/>
        </w:rPr>
        <w:t xml:space="preserve"> Side-effect counselling (OR = 1.71, 95% CI [0.96, 3.04], </w:t>
      </w:r>
      <w:r w:rsidRPr="00527AAB">
        <w:rPr>
          <w:rFonts w:ascii="Times New Roman" w:eastAsia="Times New Roman" w:hAnsi="Times New Roman" w:cs="Times New Roman"/>
          <w:i/>
          <w:iCs/>
          <w:sz w:val="24"/>
        </w:rPr>
        <w:t>p</w:t>
      </w:r>
      <w:r>
        <w:rPr>
          <w:rFonts w:ascii="Times New Roman" w:eastAsia="Times New Roman" w:hAnsi="Times New Roman" w:cs="Times New Roman"/>
          <w:sz w:val="24"/>
        </w:rPr>
        <w:t xml:space="preserve"> = .068) and radio exposure (OR = 1.53, 95% CI [0.79, 2.97], </w:t>
      </w:r>
      <w:r w:rsidRPr="00527AAB">
        <w:rPr>
          <w:rFonts w:ascii="Times New Roman" w:eastAsia="Times New Roman" w:hAnsi="Times New Roman" w:cs="Times New Roman"/>
          <w:i/>
          <w:iCs/>
          <w:sz w:val="24"/>
        </w:rPr>
        <w:t>p</w:t>
      </w:r>
      <w:r>
        <w:rPr>
          <w:rFonts w:ascii="Times New Roman" w:eastAsia="Times New Roman" w:hAnsi="Times New Roman" w:cs="Times New Roman"/>
          <w:sz w:val="24"/>
        </w:rPr>
        <w:t xml:space="preserve"> = .205) did </w:t>
      </w:r>
      <w:r>
        <w:rPr>
          <w:rFonts w:ascii="Times New Roman" w:eastAsia="Times New Roman" w:hAnsi="Times New Roman" w:cs="Times New Roman"/>
          <w:sz w:val="24"/>
        </w:rPr>
        <w:lastRenderedPageBreak/>
        <w:t>not reach statistical significance, consistent with the chi-square results in Table 4.6.</w:t>
      </w:r>
      <w:r w:rsidR="00046DD8">
        <w:rPr>
          <w:rFonts w:ascii="Times New Roman" w:eastAsia="Times New Roman" w:hAnsi="Times New Roman" w:cs="Times New Roman"/>
          <w:sz w:val="24"/>
        </w:rPr>
        <w:t xml:space="preserve"> </w:t>
      </w:r>
      <w:r w:rsidR="00046DD8">
        <w:rPr>
          <w:rFonts w:ascii="Times New Roman" w:eastAsia="Times New Roman" w:hAnsi="Times New Roman" w:cs="Times New Roman"/>
          <w:sz w:val="24"/>
          <w:szCs w:val="24"/>
        </w:rPr>
        <w:t>These findings continue to affirm the central role of communication quality, cultural alignment, and channel type in shaping FP adoption, directly addressing Specific Objective 2</w:t>
      </w:r>
    </w:p>
    <w:p w14:paraId="00000244" w14:textId="77777777" w:rsidR="001D1787" w:rsidRDefault="00AA2F10" w:rsidP="00C760B5">
      <w:pPr>
        <w:spacing w:after="0"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sz w:val="24"/>
        </w:rPr>
        <w:t>Table 4.7</w:t>
      </w:r>
    </w:p>
    <w:p w14:paraId="00B13CC2" w14:textId="77777777" w:rsidR="000E5621" w:rsidRDefault="00AA2F10" w:rsidP="002D10AF">
      <w:pPr>
        <w:spacing w:after="0" w:line="480" w:lineRule="auto"/>
      </w:pPr>
      <w:r>
        <w:rPr>
          <w:rFonts w:ascii="Times New Roman" w:eastAsia="Times New Roman" w:hAnsi="Times New Roman" w:cs="Times New Roman"/>
          <w:i/>
          <w:sz w:val="24"/>
        </w:rPr>
        <w:t>Logistic Regression — Communication Strategies and FP Uptake (N = 200)</w:t>
      </w:r>
    </w:p>
    <w:tbl>
      <w:tblPr>
        <w:tblW w:w="0" w:type="auto"/>
        <w:tblLayout w:type="fixed"/>
        <w:tblLook w:val="04A0" w:firstRow="1" w:lastRow="0" w:firstColumn="1" w:lastColumn="0" w:noHBand="0" w:noVBand="1"/>
      </w:tblPr>
      <w:tblGrid>
        <w:gridCol w:w="4320"/>
        <w:gridCol w:w="3600"/>
        <w:gridCol w:w="1440"/>
      </w:tblGrid>
      <w:tr w:rsidR="000E5621" w14:paraId="36EE0505" w14:textId="77777777">
        <w:tc>
          <w:tcPr>
            <w:tcW w:w="4320" w:type="dxa"/>
            <w:tcBorders>
              <w:top w:val="single" w:sz="8" w:space="0" w:color="000000"/>
              <w:left w:val="nil"/>
              <w:bottom w:val="single" w:sz="6" w:space="0" w:color="000000"/>
              <w:right w:val="nil"/>
            </w:tcBorders>
          </w:tcPr>
          <w:p w14:paraId="2A749926" w14:textId="77777777" w:rsidR="000E5621" w:rsidRDefault="00AA2F10" w:rsidP="00C760B5">
            <w:pPr>
              <w:spacing w:after="0"/>
              <w:jc w:val="center"/>
            </w:pPr>
            <w:r>
              <w:rPr>
                <w:rFonts w:ascii="Times New Roman" w:eastAsia="Times New Roman" w:hAnsi="Times New Roman" w:cs="Times New Roman"/>
                <w:b/>
                <w:sz w:val="21"/>
              </w:rPr>
              <w:t>Variable</w:t>
            </w:r>
          </w:p>
        </w:tc>
        <w:tc>
          <w:tcPr>
            <w:tcW w:w="3600" w:type="dxa"/>
            <w:tcBorders>
              <w:top w:val="single" w:sz="8" w:space="0" w:color="000000"/>
              <w:left w:val="nil"/>
              <w:bottom w:val="single" w:sz="6" w:space="0" w:color="000000"/>
              <w:right w:val="nil"/>
            </w:tcBorders>
          </w:tcPr>
          <w:p w14:paraId="562402E6" w14:textId="77777777" w:rsidR="000E5621" w:rsidRDefault="00AA2F10" w:rsidP="00C760B5">
            <w:pPr>
              <w:spacing w:after="0"/>
              <w:jc w:val="center"/>
            </w:pPr>
            <w:r>
              <w:rPr>
                <w:rFonts w:ascii="Times New Roman" w:eastAsia="Times New Roman" w:hAnsi="Times New Roman" w:cs="Times New Roman"/>
                <w:b/>
                <w:sz w:val="21"/>
              </w:rPr>
              <w:t>OR [95% CI]</w:t>
            </w:r>
          </w:p>
        </w:tc>
        <w:tc>
          <w:tcPr>
            <w:tcW w:w="1440" w:type="dxa"/>
            <w:tcBorders>
              <w:top w:val="single" w:sz="8" w:space="0" w:color="000000"/>
              <w:left w:val="nil"/>
              <w:bottom w:val="single" w:sz="6" w:space="0" w:color="000000"/>
              <w:right w:val="nil"/>
            </w:tcBorders>
          </w:tcPr>
          <w:p w14:paraId="3E900A75" w14:textId="77777777" w:rsidR="000E5621" w:rsidRDefault="00AA2F10" w:rsidP="00C760B5">
            <w:pPr>
              <w:spacing w:after="0"/>
              <w:jc w:val="center"/>
            </w:pPr>
            <w:r>
              <w:rPr>
                <w:rFonts w:ascii="Times New Roman" w:eastAsia="Times New Roman" w:hAnsi="Times New Roman" w:cs="Times New Roman"/>
                <w:b/>
                <w:sz w:val="21"/>
              </w:rPr>
              <w:t>p</w:t>
            </w:r>
          </w:p>
        </w:tc>
      </w:tr>
      <w:tr w:rsidR="000E5621" w14:paraId="6F0CD4DC" w14:textId="77777777">
        <w:tc>
          <w:tcPr>
            <w:tcW w:w="4320" w:type="dxa"/>
            <w:tcBorders>
              <w:top w:val="nil"/>
              <w:left w:val="nil"/>
              <w:bottom w:val="nil"/>
              <w:right w:val="nil"/>
            </w:tcBorders>
          </w:tcPr>
          <w:p w14:paraId="6443547A" w14:textId="77777777" w:rsidR="000E5621" w:rsidRDefault="00AA2F10" w:rsidP="00C760B5">
            <w:pPr>
              <w:spacing w:after="0"/>
            </w:pPr>
            <w:r>
              <w:rPr>
                <w:rFonts w:ascii="Times New Roman" w:eastAsia="Times New Roman" w:hAnsi="Times New Roman" w:cs="Times New Roman"/>
                <w:sz w:val="21"/>
              </w:rPr>
              <w:t>Interpersonal channel (ref: not used)</w:t>
            </w:r>
          </w:p>
        </w:tc>
        <w:tc>
          <w:tcPr>
            <w:tcW w:w="3600" w:type="dxa"/>
            <w:tcBorders>
              <w:top w:val="nil"/>
              <w:left w:val="nil"/>
              <w:bottom w:val="nil"/>
              <w:right w:val="nil"/>
            </w:tcBorders>
          </w:tcPr>
          <w:p w14:paraId="060CA6FD" w14:textId="77777777" w:rsidR="000E5621" w:rsidRDefault="00AA2F10" w:rsidP="00C760B5">
            <w:pPr>
              <w:spacing w:after="0"/>
              <w:jc w:val="center"/>
            </w:pPr>
            <w:r>
              <w:rPr>
                <w:rFonts w:ascii="Times New Roman" w:eastAsia="Times New Roman" w:hAnsi="Times New Roman" w:cs="Times New Roman"/>
                <w:sz w:val="21"/>
              </w:rPr>
              <w:t>2.06 [1.15, 3.68]</w:t>
            </w:r>
          </w:p>
        </w:tc>
        <w:tc>
          <w:tcPr>
            <w:tcW w:w="1440" w:type="dxa"/>
            <w:tcBorders>
              <w:top w:val="nil"/>
              <w:left w:val="nil"/>
              <w:bottom w:val="nil"/>
              <w:right w:val="nil"/>
            </w:tcBorders>
          </w:tcPr>
          <w:p w14:paraId="2E6EE325" w14:textId="77777777" w:rsidR="000E5621" w:rsidRDefault="00AA2F10" w:rsidP="00C760B5">
            <w:pPr>
              <w:spacing w:after="0"/>
              <w:jc w:val="center"/>
            </w:pPr>
            <w:r>
              <w:rPr>
                <w:rFonts w:ascii="Times New Roman" w:eastAsia="Times New Roman" w:hAnsi="Times New Roman" w:cs="Times New Roman"/>
                <w:sz w:val="21"/>
              </w:rPr>
              <w:t>.015</w:t>
            </w:r>
          </w:p>
        </w:tc>
      </w:tr>
      <w:tr w:rsidR="000E5621" w14:paraId="41883DD7" w14:textId="77777777">
        <w:tc>
          <w:tcPr>
            <w:tcW w:w="4320" w:type="dxa"/>
            <w:tcBorders>
              <w:top w:val="nil"/>
              <w:left w:val="nil"/>
              <w:bottom w:val="nil"/>
              <w:right w:val="nil"/>
            </w:tcBorders>
          </w:tcPr>
          <w:p w14:paraId="5A4EF4A1" w14:textId="77777777" w:rsidR="000E5621" w:rsidRDefault="00AA2F10" w:rsidP="00C760B5">
            <w:pPr>
              <w:spacing w:after="0"/>
            </w:pPr>
            <w:r>
              <w:rPr>
                <w:rFonts w:ascii="Times New Roman" w:eastAsia="Times New Roman" w:hAnsi="Times New Roman" w:cs="Times New Roman"/>
                <w:sz w:val="21"/>
              </w:rPr>
              <w:t>Radio exposure (ref: non-listener)</w:t>
            </w:r>
          </w:p>
        </w:tc>
        <w:tc>
          <w:tcPr>
            <w:tcW w:w="3600" w:type="dxa"/>
            <w:tcBorders>
              <w:top w:val="nil"/>
              <w:left w:val="nil"/>
              <w:bottom w:val="nil"/>
              <w:right w:val="nil"/>
            </w:tcBorders>
          </w:tcPr>
          <w:p w14:paraId="220BB64E" w14:textId="77777777" w:rsidR="000E5621" w:rsidRDefault="00AA2F10" w:rsidP="00C760B5">
            <w:pPr>
              <w:spacing w:after="0"/>
              <w:jc w:val="center"/>
            </w:pPr>
            <w:r>
              <w:rPr>
                <w:rFonts w:ascii="Times New Roman" w:eastAsia="Times New Roman" w:hAnsi="Times New Roman" w:cs="Times New Roman"/>
                <w:sz w:val="21"/>
              </w:rPr>
              <w:t>1.53 [0.79, 2.97]</w:t>
            </w:r>
          </w:p>
        </w:tc>
        <w:tc>
          <w:tcPr>
            <w:tcW w:w="1440" w:type="dxa"/>
            <w:tcBorders>
              <w:top w:val="nil"/>
              <w:left w:val="nil"/>
              <w:bottom w:val="nil"/>
              <w:right w:val="nil"/>
            </w:tcBorders>
          </w:tcPr>
          <w:p w14:paraId="365DA4CE" w14:textId="77777777" w:rsidR="000E5621" w:rsidRDefault="00AA2F10" w:rsidP="00C760B5">
            <w:pPr>
              <w:spacing w:after="0"/>
              <w:jc w:val="center"/>
            </w:pPr>
            <w:r>
              <w:rPr>
                <w:rFonts w:ascii="Times New Roman" w:eastAsia="Times New Roman" w:hAnsi="Times New Roman" w:cs="Times New Roman"/>
                <w:sz w:val="21"/>
              </w:rPr>
              <w:t>.205</w:t>
            </w:r>
          </w:p>
        </w:tc>
      </w:tr>
      <w:tr w:rsidR="000E5621" w14:paraId="7B2DEFDF" w14:textId="77777777">
        <w:tc>
          <w:tcPr>
            <w:tcW w:w="4320" w:type="dxa"/>
            <w:tcBorders>
              <w:top w:val="nil"/>
              <w:left w:val="nil"/>
              <w:bottom w:val="nil"/>
              <w:right w:val="nil"/>
            </w:tcBorders>
          </w:tcPr>
          <w:p w14:paraId="22B93421" w14:textId="77777777" w:rsidR="000E5621" w:rsidRDefault="00AA2F10" w:rsidP="00C760B5">
            <w:pPr>
              <w:spacing w:after="0"/>
            </w:pPr>
            <w:r>
              <w:rPr>
                <w:rFonts w:ascii="Times New Roman" w:eastAsia="Times New Roman" w:hAnsi="Times New Roman" w:cs="Times New Roman"/>
                <w:sz w:val="21"/>
              </w:rPr>
              <w:t>Community meeting attendance (ref: never)</w:t>
            </w:r>
          </w:p>
        </w:tc>
        <w:tc>
          <w:tcPr>
            <w:tcW w:w="3600" w:type="dxa"/>
            <w:tcBorders>
              <w:top w:val="nil"/>
              <w:left w:val="nil"/>
              <w:bottom w:val="nil"/>
              <w:right w:val="nil"/>
            </w:tcBorders>
          </w:tcPr>
          <w:p w14:paraId="3611935B" w14:textId="77777777" w:rsidR="000E5621" w:rsidRDefault="00AA2F10" w:rsidP="00C760B5">
            <w:pPr>
              <w:spacing w:after="0"/>
              <w:jc w:val="center"/>
            </w:pPr>
            <w:r>
              <w:rPr>
                <w:rFonts w:ascii="Times New Roman" w:eastAsia="Times New Roman" w:hAnsi="Times New Roman" w:cs="Times New Roman"/>
                <w:sz w:val="21"/>
              </w:rPr>
              <w:t>2.22 [1.24, 3.99]</w:t>
            </w:r>
          </w:p>
        </w:tc>
        <w:tc>
          <w:tcPr>
            <w:tcW w:w="1440" w:type="dxa"/>
            <w:tcBorders>
              <w:top w:val="nil"/>
              <w:left w:val="nil"/>
              <w:bottom w:val="nil"/>
              <w:right w:val="nil"/>
            </w:tcBorders>
          </w:tcPr>
          <w:p w14:paraId="5B4EDAD4" w14:textId="77777777" w:rsidR="000E5621" w:rsidRDefault="00AA2F10" w:rsidP="00C760B5">
            <w:pPr>
              <w:spacing w:after="0"/>
              <w:jc w:val="center"/>
            </w:pPr>
            <w:r>
              <w:rPr>
                <w:rFonts w:ascii="Times New Roman" w:eastAsia="Times New Roman" w:hAnsi="Times New Roman" w:cs="Times New Roman"/>
                <w:sz w:val="21"/>
              </w:rPr>
              <w:t>.008</w:t>
            </w:r>
          </w:p>
        </w:tc>
      </w:tr>
      <w:tr w:rsidR="000E5621" w14:paraId="68C03941" w14:textId="77777777">
        <w:tc>
          <w:tcPr>
            <w:tcW w:w="4320" w:type="dxa"/>
            <w:tcBorders>
              <w:top w:val="nil"/>
              <w:left w:val="nil"/>
              <w:bottom w:val="nil"/>
              <w:right w:val="nil"/>
            </w:tcBorders>
          </w:tcPr>
          <w:p w14:paraId="2C583DB1" w14:textId="77777777" w:rsidR="000E5621" w:rsidRDefault="00AA2F10" w:rsidP="00C760B5">
            <w:pPr>
              <w:spacing w:after="0"/>
            </w:pPr>
            <w:r>
              <w:rPr>
                <w:rFonts w:ascii="Times New Roman" w:eastAsia="Times New Roman" w:hAnsi="Times New Roman" w:cs="Times New Roman"/>
                <w:sz w:val="21"/>
              </w:rPr>
              <w:t>Two-way communication (ref: one-way)</w:t>
            </w:r>
          </w:p>
        </w:tc>
        <w:tc>
          <w:tcPr>
            <w:tcW w:w="3600" w:type="dxa"/>
            <w:tcBorders>
              <w:top w:val="nil"/>
              <w:left w:val="nil"/>
              <w:bottom w:val="nil"/>
              <w:right w:val="nil"/>
            </w:tcBorders>
          </w:tcPr>
          <w:p w14:paraId="5043768F" w14:textId="77777777" w:rsidR="000E5621" w:rsidRDefault="00AA2F10" w:rsidP="00C760B5">
            <w:pPr>
              <w:spacing w:after="0"/>
              <w:jc w:val="center"/>
            </w:pPr>
            <w:r>
              <w:rPr>
                <w:rFonts w:ascii="Times New Roman" w:eastAsia="Times New Roman" w:hAnsi="Times New Roman" w:cs="Times New Roman"/>
                <w:sz w:val="21"/>
              </w:rPr>
              <w:t>2.38 [1.33, 4.26]</w:t>
            </w:r>
          </w:p>
        </w:tc>
        <w:tc>
          <w:tcPr>
            <w:tcW w:w="1440" w:type="dxa"/>
            <w:tcBorders>
              <w:top w:val="nil"/>
              <w:left w:val="nil"/>
              <w:bottom w:val="nil"/>
              <w:right w:val="nil"/>
            </w:tcBorders>
          </w:tcPr>
          <w:p w14:paraId="47281BD3" w14:textId="77777777" w:rsidR="000E5621" w:rsidRDefault="00AA2F10" w:rsidP="00C760B5">
            <w:pPr>
              <w:spacing w:after="0"/>
              <w:jc w:val="center"/>
            </w:pPr>
            <w:r>
              <w:rPr>
                <w:rFonts w:ascii="Times New Roman" w:eastAsia="Times New Roman" w:hAnsi="Times New Roman" w:cs="Times New Roman"/>
                <w:sz w:val="21"/>
              </w:rPr>
              <w:t>.004</w:t>
            </w:r>
          </w:p>
        </w:tc>
      </w:tr>
      <w:tr w:rsidR="000E5621" w14:paraId="1572869C" w14:textId="77777777">
        <w:tc>
          <w:tcPr>
            <w:tcW w:w="4320" w:type="dxa"/>
            <w:tcBorders>
              <w:top w:val="nil"/>
              <w:left w:val="nil"/>
              <w:bottom w:val="nil"/>
              <w:right w:val="nil"/>
            </w:tcBorders>
          </w:tcPr>
          <w:p w14:paraId="31615705" w14:textId="77777777" w:rsidR="000E5621" w:rsidRDefault="00AA2F10" w:rsidP="00C760B5">
            <w:pPr>
              <w:spacing w:after="0"/>
            </w:pPr>
            <w:r>
              <w:rPr>
                <w:rFonts w:ascii="Times New Roman" w:eastAsia="Times New Roman" w:hAnsi="Times New Roman" w:cs="Times New Roman"/>
                <w:sz w:val="21"/>
              </w:rPr>
              <w:t>Side-effect counselling (ref: not received)</w:t>
            </w:r>
          </w:p>
        </w:tc>
        <w:tc>
          <w:tcPr>
            <w:tcW w:w="3600" w:type="dxa"/>
            <w:tcBorders>
              <w:top w:val="nil"/>
              <w:left w:val="nil"/>
              <w:bottom w:val="nil"/>
              <w:right w:val="nil"/>
            </w:tcBorders>
          </w:tcPr>
          <w:p w14:paraId="7E541D93" w14:textId="77777777" w:rsidR="000E5621" w:rsidRDefault="00AA2F10" w:rsidP="00C760B5">
            <w:pPr>
              <w:spacing w:after="0"/>
              <w:jc w:val="center"/>
            </w:pPr>
            <w:r>
              <w:rPr>
                <w:rFonts w:ascii="Times New Roman" w:eastAsia="Times New Roman" w:hAnsi="Times New Roman" w:cs="Times New Roman"/>
                <w:sz w:val="21"/>
              </w:rPr>
              <w:t>1.71 [0.96, 3.04]</w:t>
            </w:r>
          </w:p>
        </w:tc>
        <w:tc>
          <w:tcPr>
            <w:tcW w:w="1440" w:type="dxa"/>
            <w:tcBorders>
              <w:top w:val="nil"/>
              <w:left w:val="nil"/>
              <w:bottom w:val="nil"/>
              <w:right w:val="nil"/>
            </w:tcBorders>
          </w:tcPr>
          <w:p w14:paraId="7BFF8A88" w14:textId="77777777" w:rsidR="000E5621" w:rsidRDefault="00AA2F10" w:rsidP="00C760B5">
            <w:pPr>
              <w:spacing w:after="0"/>
              <w:jc w:val="center"/>
            </w:pPr>
            <w:r>
              <w:rPr>
                <w:rFonts w:ascii="Times New Roman" w:eastAsia="Times New Roman" w:hAnsi="Times New Roman" w:cs="Times New Roman"/>
                <w:sz w:val="21"/>
              </w:rPr>
              <w:t>.068</w:t>
            </w:r>
          </w:p>
        </w:tc>
      </w:tr>
      <w:tr w:rsidR="000E5621" w14:paraId="23B37C06" w14:textId="77777777">
        <w:tc>
          <w:tcPr>
            <w:tcW w:w="4320" w:type="dxa"/>
            <w:tcBorders>
              <w:top w:val="nil"/>
              <w:left w:val="nil"/>
              <w:bottom w:val="single" w:sz="8" w:space="0" w:color="000000"/>
              <w:right w:val="nil"/>
            </w:tcBorders>
          </w:tcPr>
          <w:p w14:paraId="65A2C43E" w14:textId="77777777" w:rsidR="000E5621" w:rsidRDefault="00AA2F10" w:rsidP="00C760B5">
            <w:pPr>
              <w:spacing w:after="0"/>
            </w:pPr>
            <w:r>
              <w:rPr>
                <w:rFonts w:ascii="Times New Roman" w:eastAsia="Times New Roman" w:hAnsi="Times New Roman" w:cs="Times New Roman"/>
                <w:sz w:val="21"/>
              </w:rPr>
              <w:t>Culturally sensitive messaging (ref: no)</w:t>
            </w:r>
          </w:p>
        </w:tc>
        <w:tc>
          <w:tcPr>
            <w:tcW w:w="3600" w:type="dxa"/>
            <w:tcBorders>
              <w:top w:val="nil"/>
              <w:left w:val="nil"/>
              <w:bottom w:val="single" w:sz="8" w:space="0" w:color="000000"/>
              <w:right w:val="nil"/>
            </w:tcBorders>
          </w:tcPr>
          <w:p w14:paraId="304F79DB" w14:textId="77777777" w:rsidR="000E5621" w:rsidRDefault="00AA2F10" w:rsidP="00C760B5">
            <w:pPr>
              <w:spacing w:after="0"/>
              <w:jc w:val="center"/>
            </w:pPr>
            <w:r>
              <w:rPr>
                <w:rFonts w:ascii="Times New Roman" w:eastAsia="Times New Roman" w:hAnsi="Times New Roman" w:cs="Times New Roman"/>
                <w:sz w:val="21"/>
              </w:rPr>
              <w:t>1.98 [1.08, 3.64]</w:t>
            </w:r>
          </w:p>
        </w:tc>
        <w:tc>
          <w:tcPr>
            <w:tcW w:w="1440" w:type="dxa"/>
            <w:tcBorders>
              <w:top w:val="nil"/>
              <w:left w:val="nil"/>
              <w:bottom w:val="single" w:sz="8" w:space="0" w:color="000000"/>
              <w:right w:val="nil"/>
            </w:tcBorders>
          </w:tcPr>
          <w:p w14:paraId="74029FA5" w14:textId="77777777" w:rsidR="000E5621" w:rsidRDefault="00AA2F10" w:rsidP="00C760B5">
            <w:pPr>
              <w:spacing w:after="0"/>
              <w:jc w:val="center"/>
            </w:pPr>
            <w:r>
              <w:rPr>
                <w:rFonts w:ascii="Times New Roman" w:eastAsia="Times New Roman" w:hAnsi="Times New Roman" w:cs="Times New Roman"/>
                <w:sz w:val="21"/>
              </w:rPr>
              <w:t>.028</w:t>
            </w:r>
          </w:p>
        </w:tc>
      </w:tr>
    </w:tbl>
    <w:p w14:paraId="37A9A80E" w14:textId="512D7AB0" w:rsidR="000E5621" w:rsidRDefault="00AA2F10" w:rsidP="00C760B5">
      <w:pPr>
        <w:spacing w:after="0"/>
      </w:pPr>
      <w:r>
        <w:rPr>
          <w:rFonts w:ascii="Times New Roman" w:eastAsia="Times New Roman" w:hAnsi="Times New Roman" w:cs="Times New Roman"/>
          <w:i/>
          <w:sz w:val="20"/>
        </w:rPr>
        <w:t>Note. OR = odds ratio; CI = confidence interval; ref = reference category.</w:t>
      </w:r>
    </w:p>
    <w:p w14:paraId="00000269" w14:textId="77777777" w:rsidR="001D1787" w:rsidRDefault="00AA2F10" w:rsidP="004A7482">
      <w:pPr>
        <w:spacing w:before="240"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Qualitative findings corroborated these quantitative patterns. On the effectiveness of interpersonal communication, a Family Planning Program Manager observed:</w:t>
      </w:r>
    </w:p>
    <w:p w14:paraId="0000026A" w14:textId="77777777" w:rsidR="001D1787" w:rsidRDefault="00AA2F10" w:rsidP="00C760B5">
      <w:pPr>
        <w:spacing w:after="0" w:line="480" w:lineRule="auto"/>
        <w:ind w:left="600" w:right="600"/>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"Women are more likely to be open when the health workers listen and can explain their doubts instead of lecturing them."</w:t>
      </w:r>
    </w:p>
    <w:p w14:paraId="0000026B" w14:textId="77777777" w:rsidR="001D1787" w:rsidRDefault="00AA2F10" w:rsidP="00C760B5">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On radio, one participant stated:</w:t>
      </w:r>
    </w:p>
    <w:p w14:paraId="0000026C" w14:textId="77777777" w:rsidR="001D1787" w:rsidRDefault="00AA2F10" w:rsidP="00C760B5">
      <w:pPr>
        <w:spacing w:after="0" w:line="480" w:lineRule="auto"/>
        <w:ind w:left="600" w:right="600"/>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"When these things (FP) are talked about on the radio, it makes it easy for me and my husband to discuss them."</w:t>
      </w:r>
    </w:p>
    <w:p w14:paraId="0000026D" w14:textId="074B187E" w:rsidR="001D1787" w:rsidRDefault="00AA2F10" w:rsidP="00C760B5">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On the value of culturally adapted messages, a participant </w:t>
      </w:r>
      <w:r w:rsidR="002B642D">
        <w:rPr>
          <w:rFonts w:ascii="Times New Roman" w:eastAsia="Times New Roman" w:hAnsi="Times New Roman" w:cs="Times New Roman"/>
          <w:sz w:val="24"/>
          <w:szCs w:val="24"/>
        </w:rPr>
        <w:t>emphasised</w:t>
      </w:r>
      <w:r>
        <w:rPr>
          <w:rFonts w:ascii="Times New Roman" w:eastAsia="Times New Roman" w:hAnsi="Times New Roman" w:cs="Times New Roman"/>
          <w:sz w:val="24"/>
          <w:szCs w:val="24"/>
        </w:rPr>
        <w:t>:</w:t>
      </w:r>
    </w:p>
    <w:p w14:paraId="0000026E" w14:textId="77777777" w:rsidR="001D1787" w:rsidRDefault="00AA2F10" w:rsidP="00C760B5">
      <w:pPr>
        <w:spacing w:after="0" w:line="480" w:lineRule="auto"/>
        <w:ind w:left="600" w:right="600"/>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"Messages need to use stories and examples in relation to our way of life instead of just medical facts."</w:t>
      </w:r>
    </w:p>
    <w:p w14:paraId="02A0EB92" w14:textId="77777777" w:rsidR="000E5621" w:rsidRDefault="00AA2F10" w:rsidP="00C760B5">
      <w:pPr>
        <w:pStyle w:val="Heading2"/>
        <w:keepNext w:val="0"/>
        <w:keepLines w:val="0"/>
        <w:spacing w:after="0"/>
        <w:jc w:val="both"/>
        <w:rPr>
          <w:sz w:val="34"/>
          <w:szCs w:val="34"/>
        </w:rPr>
      </w:pPr>
      <w:bookmarkStart w:id="114" w:name="_Toc236420085"/>
      <w:r>
        <w:t>4.5 Bivariate Analysis of Contextual Factors and FP Uptake</w:t>
      </w:r>
      <w:bookmarkEnd w:id="114"/>
    </w:p>
    <w:p w14:paraId="0000026F" w14:textId="77777777" w:rsidR="001D1787" w:rsidRDefault="00AA2F10" w:rsidP="00C760B5">
      <w:pPr>
        <w:pStyle w:val="Heading3"/>
        <w:keepNext w:val="0"/>
        <w:keepLines w:val="0"/>
        <w:spacing w:before="0"/>
        <w:jc w:val="both"/>
        <w:rPr>
          <w:b/>
          <w:bCs/>
          <w:sz w:val="26"/>
          <w:szCs w:val="26"/>
        </w:rPr>
      </w:pPr>
      <w:bookmarkStart w:id="115" w:name="_heading=h.h256ldd6g7fj" w:colFirst="0" w:colLast="0"/>
      <w:bookmarkStart w:id="116" w:name="_Toc236420086"/>
      <w:bookmarkEnd w:id="115"/>
      <w:r>
        <w:rPr>
          <w:b/>
          <w:bCs/>
        </w:rPr>
        <w:t>4.5.1 Chi-Square Analysis of Contextual Factors and FP Uptake</w:t>
      </w:r>
      <w:bookmarkEnd w:id="116"/>
    </w:p>
    <w:p w14:paraId="00000270" w14:textId="77777777" w:rsidR="001D1787" w:rsidRDefault="00AA2F10" w:rsidP="00C760B5">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rPr>
        <w:t>Table 4.8 presents chi-square analyses examining associations between contextual factors — age, education, spousal support, couple communication, and religious leader support — and FP uptake, consistent with Specific Objective 3.</w:t>
      </w:r>
    </w:p>
    <w:p w14:paraId="00000271" w14:textId="5E1720DA" w:rsidR="001D1787" w:rsidRDefault="00AA2F10" w:rsidP="00C760B5">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rPr>
        <w:lastRenderedPageBreak/>
        <w:t>Age group was significantly associated with uptake, χ²</w:t>
      </w:r>
      <w:r w:rsidR="002B642D">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(4, </w:t>
      </w:r>
      <w:r w:rsidRPr="002B642D">
        <w:rPr>
          <w:rFonts w:ascii="Times New Roman" w:eastAsia="Times New Roman" w:hAnsi="Times New Roman" w:cs="Times New Roman"/>
          <w:i/>
          <w:iCs/>
          <w:sz w:val="24"/>
        </w:rPr>
        <w:t>N</w:t>
      </w:r>
      <w:r>
        <w:rPr>
          <w:rFonts w:ascii="Times New Roman" w:eastAsia="Times New Roman" w:hAnsi="Times New Roman" w:cs="Times New Roman"/>
          <w:sz w:val="24"/>
        </w:rPr>
        <w:t xml:space="preserve"> = 200) = 11.27, </w:t>
      </w:r>
      <w:r w:rsidRPr="002B642D">
        <w:rPr>
          <w:rFonts w:ascii="Times New Roman" w:eastAsia="Times New Roman" w:hAnsi="Times New Roman" w:cs="Times New Roman"/>
          <w:i/>
          <w:iCs/>
          <w:sz w:val="24"/>
        </w:rPr>
        <w:t>p</w:t>
      </w:r>
      <w:r>
        <w:rPr>
          <w:rFonts w:ascii="Times New Roman" w:eastAsia="Times New Roman" w:hAnsi="Times New Roman" w:cs="Times New Roman"/>
          <w:sz w:val="24"/>
        </w:rPr>
        <w:t xml:space="preserve"> = .024; uptake ranged from a low of 40.0% among the 27–32 age band to a high of 72.9% among the 21–26 age band. Education level was also significantly associated with uptake, χ²</w:t>
      </w:r>
      <w:r w:rsidR="002B642D">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(2, </w:t>
      </w:r>
      <w:r w:rsidRPr="002B642D">
        <w:rPr>
          <w:rFonts w:ascii="Times New Roman" w:eastAsia="Times New Roman" w:hAnsi="Times New Roman" w:cs="Times New Roman"/>
          <w:i/>
          <w:iCs/>
          <w:sz w:val="24"/>
        </w:rPr>
        <w:t>N</w:t>
      </w:r>
      <w:r>
        <w:rPr>
          <w:rFonts w:ascii="Times New Roman" w:eastAsia="Times New Roman" w:hAnsi="Times New Roman" w:cs="Times New Roman"/>
          <w:sz w:val="24"/>
        </w:rPr>
        <w:t xml:space="preserve"> = 200) = 8.34, </w:t>
      </w:r>
      <w:r w:rsidRPr="002B642D">
        <w:rPr>
          <w:rFonts w:ascii="Times New Roman" w:eastAsia="Times New Roman" w:hAnsi="Times New Roman" w:cs="Times New Roman"/>
          <w:i/>
          <w:iCs/>
          <w:sz w:val="24"/>
        </w:rPr>
        <w:t>p</w:t>
      </w:r>
      <w:r>
        <w:rPr>
          <w:rFonts w:ascii="Times New Roman" w:eastAsia="Times New Roman" w:hAnsi="Times New Roman" w:cs="Times New Roman"/>
          <w:sz w:val="24"/>
        </w:rPr>
        <w:t xml:space="preserve"> = .015: 50.0% of women with no formal education, 68.9% with primary education, and 73.3% with secondary-or-above education used FP. Spousal support, χ²</w:t>
      </w:r>
      <w:r w:rsidR="002B642D">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(1, </w:t>
      </w:r>
      <w:r w:rsidRPr="002B642D">
        <w:rPr>
          <w:rFonts w:ascii="Times New Roman" w:eastAsia="Times New Roman" w:hAnsi="Times New Roman" w:cs="Times New Roman"/>
          <w:i/>
          <w:iCs/>
          <w:sz w:val="24"/>
        </w:rPr>
        <w:t>N</w:t>
      </w:r>
      <w:r>
        <w:rPr>
          <w:rFonts w:ascii="Times New Roman" w:eastAsia="Times New Roman" w:hAnsi="Times New Roman" w:cs="Times New Roman"/>
          <w:sz w:val="24"/>
        </w:rPr>
        <w:t xml:space="preserve"> = 200) = 9.23, </w:t>
      </w:r>
      <w:r w:rsidRPr="002B642D">
        <w:rPr>
          <w:rFonts w:ascii="Times New Roman" w:eastAsia="Times New Roman" w:hAnsi="Times New Roman" w:cs="Times New Roman"/>
          <w:i/>
          <w:iCs/>
          <w:sz w:val="24"/>
        </w:rPr>
        <w:t>p</w:t>
      </w:r>
      <w:r>
        <w:rPr>
          <w:rFonts w:ascii="Times New Roman" w:eastAsia="Times New Roman" w:hAnsi="Times New Roman" w:cs="Times New Roman"/>
          <w:sz w:val="24"/>
        </w:rPr>
        <w:t xml:space="preserve"> = .002, couple communication, χ²</w:t>
      </w:r>
      <w:r w:rsidR="002B642D">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(1, </w:t>
      </w:r>
      <w:r w:rsidRPr="002B642D">
        <w:rPr>
          <w:rFonts w:ascii="Times New Roman" w:eastAsia="Times New Roman" w:hAnsi="Times New Roman" w:cs="Times New Roman"/>
          <w:i/>
          <w:iCs/>
          <w:sz w:val="24"/>
        </w:rPr>
        <w:t>N</w:t>
      </w:r>
      <w:r>
        <w:rPr>
          <w:rFonts w:ascii="Times New Roman" w:eastAsia="Times New Roman" w:hAnsi="Times New Roman" w:cs="Times New Roman"/>
          <w:sz w:val="24"/>
        </w:rPr>
        <w:t xml:space="preserve"> = 200) = 11.10, </w:t>
      </w:r>
      <w:r w:rsidRPr="002B642D">
        <w:rPr>
          <w:rFonts w:ascii="Times New Roman" w:eastAsia="Times New Roman" w:hAnsi="Times New Roman" w:cs="Times New Roman"/>
          <w:i/>
          <w:iCs/>
          <w:sz w:val="24"/>
        </w:rPr>
        <w:t>p</w:t>
      </w:r>
      <w:r>
        <w:rPr>
          <w:rFonts w:ascii="Times New Roman" w:eastAsia="Times New Roman" w:hAnsi="Times New Roman" w:cs="Times New Roman"/>
          <w:sz w:val="24"/>
        </w:rPr>
        <w:t xml:space="preserve"> &lt; .001, and religious leader support, χ²</w:t>
      </w:r>
      <w:r w:rsidR="002B642D">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(1, </w:t>
      </w:r>
      <w:r w:rsidRPr="002B642D">
        <w:rPr>
          <w:rFonts w:ascii="Times New Roman" w:eastAsia="Times New Roman" w:hAnsi="Times New Roman" w:cs="Times New Roman"/>
          <w:i/>
          <w:iCs/>
          <w:sz w:val="24"/>
        </w:rPr>
        <w:t>N</w:t>
      </w:r>
      <w:r>
        <w:rPr>
          <w:rFonts w:ascii="Times New Roman" w:eastAsia="Times New Roman" w:hAnsi="Times New Roman" w:cs="Times New Roman"/>
          <w:sz w:val="24"/>
        </w:rPr>
        <w:t xml:space="preserve"> = 200) = 8.42, </w:t>
      </w:r>
      <w:r w:rsidRPr="002B642D">
        <w:rPr>
          <w:rFonts w:ascii="Times New Roman" w:eastAsia="Times New Roman" w:hAnsi="Times New Roman" w:cs="Times New Roman"/>
          <w:i/>
          <w:iCs/>
          <w:sz w:val="24"/>
        </w:rPr>
        <w:t>p</w:t>
      </w:r>
      <w:r>
        <w:rPr>
          <w:rFonts w:ascii="Times New Roman" w:eastAsia="Times New Roman" w:hAnsi="Times New Roman" w:cs="Times New Roman"/>
          <w:sz w:val="24"/>
        </w:rPr>
        <w:t xml:space="preserve"> = .004, were all significantly associated with uptake.</w:t>
      </w:r>
    </w:p>
    <w:p w14:paraId="00000273" w14:textId="4A845850" w:rsidR="001D1787" w:rsidRPr="004A7482" w:rsidRDefault="00AA2F10" w:rsidP="002D10AF">
      <w:pPr>
        <w:spacing w:after="0" w:line="480" w:lineRule="auto"/>
        <w:rPr>
          <w:rFonts w:ascii="Times New Roman" w:eastAsia="Times New Roman" w:hAnsi="Times New Roman" w:cs="Times New Roman"/>
          <w:sz w:val="24"/>
        </w:rPr>
      </w:pPr>
      <w:r>
        <w:rPr>
          <w:rFonts w:ascii="Times New Roman" w:eastAsia="Times New Roman" w:hAnsi="Times New Roman" w:cs="Times New Roman"/>
          <w:sz w:val="24"/>
        </w:rPr>
        <w:t>Table 4.8</w:t>
      </w:r>
    </w:p>
    <w:p w14:paraId="7279E247" w14:textId="77777777" w:rsidR="000E5621" w:rsidRDefault="00AA2F10" w:rsidP="002D10AF">
      <w:pPr>
        <w:spacing w:after="0" w:line="480" w:lineRule="auto"/>
      </w:pPr>
      <w:r>
        <w:rPr>
          <w:rFonts w:ascii="Times New Roman" w:eastAsia="Times New Roman" w:hAnsi="Times New Roman" w:cs="Times New Roman"/>
          <w:i/>
          <w:sz w:val="24"/>
        </w:rPr>
        <w:t>Chi-Square Analysis of Contextual Factors and FP Uptake (N = 200)</w:t>
      </w:r>
    </w:p>
    <w:tbl>
      <w:tblPr>
        <w:tblW w:w="8746" w:type="dxa"/>
        <w:tblLayout w:type="fixed"/>
        <w:tblLook w:val="04A0" w:firstRow="1" w:lastRow="0" w:firstColumn="1" w:lastColumn="0" w:noHBand="0" w:noVBand="1"/>
      </w:tblPr>
      <w:tblGrid>
        <w:gridCol w:w="1823"/>
        <w:gridCol w:w="1944"/>
        <w:gridCol w:w="1458"/>
        <w:gridCol w:w="1458"/>
        <w:gridCol w:w="728"/>
        <w:gridCol w:w="486"/>
        <w:gridCol w:w="849"/>
      </w:tblGrid>
      <w:tr w:rsidR="000E5621" w14:paraId="12678709" w14:textId="77777777" w:rsidTr="00682DEA">
        <w:trPr>
          <w:trHeight w:val="590"/>
        </w:trPr>
        <w:tc>
          <w:tcPr>
            <w:tcW w:w="1823" w:type="dxa"/>
            <w:tcBorders>
              <w:top w:val="single" w:sz="8" w:space="0" w:color="000000"/>
              <w:left w:val="nil"/>
              <w:bottom w:val="single" w:sz="6" w:space="0" w:color="000000"/>
              <w:right w:val="nil"/>
            </w:tcBorders>
          </w:tcPr>
          <w:p w14:paraId="48EABE5F" w14:textId="77777777" w:rsidR="000E5621" w:rsidRDefault="00AA2F10" w:rsidP="00C760B5">
            <w:pPr>
              <w:spacing w:after="0"/>
              <w:jc w:val="center"/>
            </w:pPr>
            <w:r>
              <w:rPr>
                <w:rFonts w:ascii="Times New Roman" w:eastAsia="Times New Roman" w:hAnsi="Times New Roman" w:cs="Times New Roman"/>
                <w:b/>
                <w:sz w:val="21"/>
              </w:rPr>
              <w:t>Variable</w:t>
            </w:r>
          </w:p>
        </w:tc>
        <w:tc>
          <w:tcPr>
            <w:tcW w:w="1944" w:type="dxa"/>
            <w:tcBorders>
              <w:top w:val="single" w:sz="8" w:space="0" w:color="000000"/>
              <w:left w:val="nil"/>
              <w:bottom w:val="single" w:sz="6" w:space="0" w:color="000000"/>
              <w:right w:val="nil"/>
            </w:tcBorders>
          </w:tcPr>
          <w:p w14:paraId="709627BD" w14:textId="77777777" w:rsidR="000E5621" w:rsidRDefault="00AA2F10" w:rsidP="00C760B5">
            <w:pPr>
              <w:spacing w:after="0"/>
              <w:jc w:val="center"/>
            </w:pPr>
            <w:r>
              <w:rPr>
                <w:rFonts w:ascii="Times New Roman" w:eastAsia="Times New Roman" w:hAnsi="Times New Roman" w:cs="Times New Roman"/>
                <w:b/>
                <w:sz w:val="21"/>
              </w:rPr>
              <w:t>Category</w:t>
            </w:r>
          </w:p>
        </w:tc>
        <w:tc>
          <w:tcPr>
            <w:tcW w:w="1458" w:type="dxa"/>
            <w:tcBorders>
              <w:top w:val="single" w:sz="8" w:space="0" w:color="000000"/>
              <w:left w:val="nil"/>
              <w:bottom w:val="single" w:sz="6" w:space="0" w:color="000000"/>
              <w:right w:val="nil"/>
            </w:tcBorders>
          </w:tcPr>
          <w:p w14:paraId="4B7F66B6" w14:textId="77777777" w:rsidR="000E5621" w:rsidRDefault="00AA2F10" w:rsidP="00C760B5">
            <w:pPr>
              <w:spacing w:after="0"/>
              <w:jc w:val="center"/>
            </w:pPr>
            <w:r>
              <w:rPr>
                <w:rFonts w:ascii="Times New Roman" w:eastAsia="Times New Roman" w:hAnsi="Times New Roman" w:cs="Times New Roman"/>
                <w:b/>
                <w:sz w:val="21"/>
              </w:rPr>
              <w:t>FP Uptake: Yes n (%)</w:t>
            </w:r>
          </w:p>
        </w:tc>
        <w:tc>
          <w:tcPr>
            <w:tcW w:w="1458" w:type="dxa"/>
            <w:tcBorders>
              <w:top w:val="single" w:sz="8" w:space="0" w:color="000000"/>
              <w:left w:val="nil"/>
              <w:bottom w:val="single" w:sz="6" w:space="0" w:color="000000"/>
              <w:right w:val="nil"/>
            </w:tcBorders>
          </w:tcPr>
          <w:p w14:paraId="71942111" w14:textId="77777777" w:rsidR="000E5621" w:rsidRDefault="00AA2F10" w:rsidP="00C760B5">
            <w:pPr>
              <w:spacing w:after="0"/>
              <w:jc w:val="center"/>
            </w:pPr>
            <w:r>
              <w:rPr>
                <w:rFonts w:ascii="Times New Roman" w:eastAsia="Times New Roman" w:hAnsi="Times New Roman" w:cs="Times New Roman"/>
                <w:b/>
                <w:sz w:val="21"/>
              </w:rPr>
              <w:t>FP Uptake: No n (%)</w:t>
            </w:r>
          </w:p>
        </w:tc>
        <w:tc>
          <w:tcPr>
            <w:tcW w:w="728" w:type="dxa"/>
            <w:tcBorders>
              <w:top w:val="single" w:sz="8" w:space="0" w:color="000000"/>
              <w:left w:val="nil"/>
              <w:bottom w:val="single" w:sz="6" w:space="0" w:color="000000"/>
              <w:right w:val="nil"/>
            </w:tcBorders>
          </w:tcPr>
          <w:p w14:paraId="5AC577EB" w14:textId="77777777" w:rsidR="000E5621" w:rsidRDefault="00AA2F10" w:rsidP="00C760B5">
            <w:pPr>
              <w:spacing w:after="0"/>
              <w:jc w:val="center"/>
            </w:pPr>
            <w:r>
              <w:rPr>
                <w:rFonts w:ascii="Times New Roman" w:eastAsia="Times New Roman" w:hAnsi="Times New Roman" w:cs="Times New Roman"/>
                <w:b/>
                <w:sz w:val="21"/>
              </w:rPr>
              <w:t>χ²</w:t>
            </w:r>
          </w:p>
        </w:tc>
        <w:tc>
          <w:tcPr>
            <w:tcW w:w="486" w:type="dxa"/>
            <w:tcBorders>
              <w:top w:val="single" w:sz="8" w:space="0" w:color="000000"/>
              <w:left w:val="nil"/>
              <w:bottom w:val="single" w:sz="6" w:space="0" w:color="000000"/>
              <w:right w:val="nil"/>
            </w:tcBorders>
          </w:tcPr>
          <w:p w14:paraId="64965E31" w14:textId="77777777" w:rsidR="000E5621" w:rsidRDefault="00AA2F10" w:rsidP="00C760B5">
            <w:pPr>
              <w:spacing w:after="0"/>
              <w:jc w:val="center"/>
            </w:pPr>
            <w:proofErr w:type="spellStart"/>
            <w:r>
              <w:rPr>
                <w:rFonts w:ascii="Times New Roman" w:eastAsia="Times New Roman" w:hAnsi="Times New Roman" w:cs="Times New Roman"/>
                <w:b/>
                <w:sz w:val="21"/>
              </w:rPr>
              <w:t>df</w:t>
            </w:r>
            <w:proofErr w:type="spellEnd"/>
          </w:p>
        </w:tc>
        <w:tc>
          <w:tcPr>
            <w:tcW w:w="849" w:type="dxa"/>
            <w:tcBorders>
              <w:top w:val="single" w:sz="8" w:space="0" w:color="000000"/>
              <w:left w:val="nil"/>
              <w:bottom w:val="single" w:sz="6" w:space="0" w:color="000000"/>
              <w:right w:val="nil"/>
            </w:tcBorders>
          </w:tcPr>
          <w:p w14:paraId="77A8663F" w14:textId="77777777" w:rsidR="000E5621" w:rsidRDefault="00AA2F10" w:rsidP="00C760B5">
            <w:pPr>
              <w:spacing w:after="0"/>
              <w:jc w:val="center"/>
            </w:pPr>
            <w:r>
              <w:rPr>
                <w:rFonts w:ascii="Times New Roman" w:eastAsia="Times New Roman" w:hAnsi="Times New Roman" w:cs="Times New Roman"/>
                <w:b/>
                <w:sz w:val="21"/>
              </w:rPr>
              <w:t>p</w:t>
            </w:r>
          </w:p>
        </w:tc>
      </w:tr>
      <w:tr w:rsidR="000E5621" w14:paraId="2DE2ED62" w14:textId="77777777" w:rsidTr="00682DEA">
        <w:trPr>
          <w:trHeight w:val="350"/>
        </w:trPr>
        <w:tc>
          <w:tcPr>
            <w:tcW w:w="1823" w:type="dxa"/>
            <w:tcBorders>
              <w:top w:val="nil"/>
              <w:left w:val="nil"/>
              <w:bottom w:val="nil"/>
              <w:right w:val="nil"/>
            </w:tcBorders>
          </w:tcPr>
          <w:p w14:paraId="28B41965" w14:textId="77777777" w:rsidR="000E5621" w:rsidRDefault="00AA2F10" w:rsidP="00C760B5">
            <w:pPr>
              <w:spacing w:after="0"/>
            </w:pPr>
            <w:r>
              <w:rPr>
                <w:rFonts w:ascii="Times New Roman" w:eastAsia="Times New Roman" w:hAnsi="Times New Roman" w:cs="Times New Roman"/>
                <w:sz w:val="21"/>
              </w:rPr>
              <w:t>Age group</w:t>
            </w:r>
          </w:p>
        </w:tc>
        <w:tc>
          <w:tcPr>
            <w:tcW w:w="1944" w:type="dxa"/>
            <w:tcBorders>
              <w:top w:val="nil"/>
              <w:left w:val="nil"/>
              <w:bottom w:val="nil"/>
              <w:right w:val="nil"/>
            </w:tcBorders>
          </w:tcPr>
          <w:p w14:paraId="203F0937" w14:textId="77777777" w:rsidR="000E5621" w:rsidRDefault="00AA2F10" w:rsidP="00C760B5">
            <w:pPr>
              <w:spacing w:after="0"/>
              <w:jc w:val="center"/>
            </w:pPr>
            <w:r>
              <w:rPr>
                <w:rFonts w:ascii="Times New Roman" w:eastAsia="Times New Roman" w:hAnsi="Times New Roman" w:cs="Times New Roman"/>
                <w:sz w:val="21"/>
              </w:rPr>
              <w:t>18-20</w:t>
            </w:r>
          </w:p>
        </w:tc>
        <w:tc>
          <w:tcPr>
            <w:tcW w:w="1458" w:type="dxa"/>
            <w:tcBorders>
              <w:top w:val="nil"/>
              <w:left w:val="nil"/>
              <w:bottom w:val="nil"/>
              <w:right w:val="nil"/>
            </w:tcBorders>
          </w:tcPr>
          <w:p w14:paraId="2D514E6F" w14:textId="77777777" w:rsidR="000E5621" w:rsidRDefault="00AA2F10" w:rsidP="00C760B5">
            <w:pPr>
              <w:spacing w:after="0"/>
              <w:jc w:val="center"/>
            </w:pPr>
            <w:r>
              <w:rPr>
                <w:rFonts w:ascii="Times New Roman" w:eastAsia="Times New Roman" w:hAnsi="Times New Roman" w:cs="Times New Roman"/>
                <w:sz w:val="21"/>
              </w:rPr>
              <w:t>20 (10.0%)</w:t>
            </w:r>
          </w:p>
        </w:tc>
        <w:tc>
          <w:tcPr>
            <w:tcW w:w="1458" w:type="dxa"/>
            <w:tcBorders>
              <w:top w:val="nil"/>
              <w:left w:val="nil"/>
              <w:bottom w:val="nil"/>
              <w:right w:val="nil"/>
            </w:tcBorders>
          </w:tcPr>
          <w:p w14:paraId="233ACECB" w14:textId="77777777" w:rsidR="000E5621" w:rsidRDefault="00AA2F10" w:rsidP="00C760B5">
            <w:pPr>
              <w:spacing w:after="0"/>
              <w:jc w:val="center"/>
            </w:pPr>
            <w:r>
              <w:rPr>
                <w:rFonts w:ascii="Times New Roman" w:eastAsia="Times New Roman" w:hAnsi="Times New Roman" w:cs="Times New Roman"/>
                <w:sz w:val="21"/>
              </w:rPr>
              <w:t>12 (6.0%)</w:t>
            </w:r>
          </w:p>
        </w:tc>
        <w:tc>
          <w:tcPr>
            <w:tcW w:w="728" w:type="dxa"/>
            <w:tcBorders>
              <w:top w:val="nil"/>
              <w:left w:val="nil"/>
              <w:bottom w:val="nil"/>
              <w:right w:val="nil"/>
            </w:tcBorders>
          </w:tcPr>
          <w:p w14:paraId="221C0CC0" w14:textId="77777777" w:rsidR="000E5621" w:rsidRDefault="00AA2F10" w:rsidP="00C760B5">
            <w:pPr>
              <w:spacing w:after="0"/>
              <w:jc w:val="center"/>
            </w:pPr>
            <w:r>
              <w:rPr>
                <w:rFonts w:ascii="Times New Roman" w:eastAsia="Times New Roman" w:hAnsi="Times New Roman" w:cs="Times New Roman"/>
                <w:sz w:val="21"/>
              </w:rPr>
              <w:t>11.27</w:t>
            </w:r>
          </w:p>
        </w:tc>
        <w:tc>
          <w:tcPr>
            <w:tcW w:w="486" w:type="dxa"/>
            <w:tcBorders>
              <w:top w:val="nil"/>
              <w:left w:val="nil"/>
              <w:bottom w:val="nil"/>
              <w:right w:val="nil"/>
            </w:tcBorders>
          </w:tcPr>
          <w:p w14:paraId="2921F4C6" w14:textId="77777777" w:rsidR="000E5621" w:rsidRDefault="00AA2F10" w:rsidP="00C760B5">
            <w:pPr>
              <w:spacing w:after="0"/>
              <w:jc w:val="center"/>
            </w:pPr>
            <w:r>
              <w:rPr>
                <w:rFonts w:ascii="Times New Roman" w:eastAsia="Times New Roman" w:hAnsi="Times New Roman" w:cs="Times New Roman"/>
                <w:sz w:val="21"/>
              </w:rPr>
              <w:t>4</w:t>
            </w:r>
          </w:p>
        </w:tc>
        <w:tc>
          <w:tcPr>
            <w:tcW w:w="849" w:type="dxa"/>
            <w:tcBorders>
              <w:top w:val="nil"/>
              <w:left w:val="nil"/>
              <w:bottom w:val="nil"/>
              <w:right w:val="nil"/>
            </w:tcBorders>
          </w:tcPr>
          <w:p w14:paraId="16B80D4C" w14:textId="77777777" w:rsidR="000E5621" w:rsidRDefault="00AA2F10" w:rsidP="00C760B5">
            <w:pPr>
              <w:spacing w:after="0"/>
              <w:jc w:val="center"/>
            </w:pPr>
            <w:r>
              <w:rPr>
                <w:rFonts w:ascii="Times New Roman" w:eastAsia="Times New Roman" w:hAnsi="Times New Roman" w:cs="Times New Roman"/>
                <w:sz w:val="21"/>
              </w:rPr>
              <w:t>.024</w:t>
            </w:r>
          </w:p>
        </w:tc>
      </w:tr>
      <w:tr w:rsidR="000E5621" w14:paraId="25DD1805" w14:textId="77777777" w:rsidTr="00682DEA">
        <w:trPr>
          <w:trHeight w:val="361"/>
        </w:trPr>
        <w:tc>
          <w:tcPr>
            <w:tcW w:w="1823" w:type="dxa"/>
            <w:tcBorders>
              <w:top w:val="nil"/>
              <w:left w:val="nil"/>
              <w:bottom w:val="nil"/>
              <w:right w:val="nil"/>
            </w:tcBorders>
          </w:tcPr>
          <w:p w14:paraId="75B99B18" w14:textId="77777777" w:rsidR="000E5621" w:rsidRDefault="000E5621" w:rsidP="00C760B5">
            <w:pPr>
              <w:spacing w:after="0"/>
            </w:pPr>
          </w:p>
        </w:tc>
        <w:tc>
          <w:tcPr>
            <w:tcW w:w="1944" w:type="dxa"/>
            <w:tcBorders>
              <w:top w:val="nil"/>
              <w:left w:val="nil"/>
              <w:bottom w:val="nil"/>
              <w:right w:val="nil"/>
            </w:tcBorders>
          </w:tcPr>
          <w:p w14:paraId="6C7FE765" w14:textId="77777777" w:rsidR="000E5621" w:rsidRDefault="00AA2F10" w:rsidP="00C760B5">
            <w:pPr>
              <w:spacing w:after="0"/>
              <w:jc w:val="center"/>
            </w:pPr>
            <w:r>
              <w:rPr>
                <w:rFonts w:ascii="Times New Roman" w:eastAsia="Times New Roman" w:hAnsi="Times New Roman" w:cs="Times New Roman"/>
                <w:sz w:val="21"/>
              </w:rPr>
              <w:t>21-26</w:t>
            </w:r>
          </w:p>
        </w:tc>
        <w:tc>
          <w:tcPr>
            <w:tcW w:w="1458" w:type="dxa"/>
            <w:tcBorders>
              <w:top w:val="nil"/>
              <w:left w:val="nil"/>
              <w:bottom w:val="nil"/>
              <w:right w:val="nil"/>
            </w:tcBorders>
          </w:tcPr>
          <w:p w14:paraId="01DCFB51" w14:textId="77777777" w:rsidR="000E5621" w:rsidRDefault="00AA2F10" w:rsidP="00C760B5">
            <w:pPr>
              <w:spacing w:after="0"/>
              <w:jc w:val="center"/>
            </w:pPr>
            <w:r>
              <w:rPr>
                <w:rFonts w:ascii="Times New Roman" w:eastAsia="Times New Roman" w:hAnsi="Times New Roman" w:cs="Times New Roman"/>
                <w:sz w:val="21"/>
              </w:rPr>
              <w:t>35 (17.5%)</w:t>
            </w:r>
          </w:p>
        </w:tc>
        <w:tc>
          <w:tcPr>
            <w:tcW w:w="1458" w:type="dxa"/>
            <w:tcBorders>
              <w:top w:val="nil"/>
              <w:left w:val="nil"/>
              <w:bottom w:val="nil"/>
              <w:right w:val="nil"/>
            </w:tcBorders>
          </w:tcPr>
          <w:p w14:paraId="15A1FC04" w14:textId="77777777" w:rsidR="000E5621" w:rsidRDefault="00AA2F10" w:rsidP="00C760B5">
            <w:pPr>
              <w:spacing w:after="0"/>
              <w:jc w:val="center"/>
            </w:pPr>
            <w:r>
              <w:rPr>
                <w:rFonts w:ascii="Times New Roman" w:eastAsia="Times New Roman" w:hAnsi="Times New Roman" w:cs="Times New Roman"/>
                <w:sz w:val="21"/>
              </w:rPr>
              <w:t>13 (6.5%)</w:t>
            </w:r>
          </w:p>
        </w:tc>
        <w:tc>
          <w:tcPr>
            <w:tcW w:w="728" w:type="dxa"/>
            <w:tcBorders>
              <w:top w:val="nil"/>
              <w:left w:val="nil"/>
              <w:bottom w:val="nil"/>
              <w:right w:val="nil"/>
            </w:tcBorders>
          </w:tcPr>
          <w:p w14:paraId="024DD1AB" w14:textId="77777777" w:rsidR="000E5621" w:rsidRDefault="000E5621" w:rsidP="00C760B5">
            <w:pPr>
              <w:spacing w:after="0"/>
              <w:jc w:val="center"/>
            </w:pPr>
          </w:p>
        </w:tc>
        <w:tc>
          <w:tcPr>
            <w:tcW w:w="486" w:type="dxa"/>
            <w:tcBorders>
              <w:top w:val="nil"/>
              <w:left w:val="nil"/>
              <w:bottom w:val="nil"/>
              <w:right w:val="nil"/>
            </w:tcBorders>
          </w:tcPr>
          <w:p w14:paraId="7E7137AD" w14:textId="77777777" w:rsidR="000E5621" w:rsidRDefault="000E5621" w:rsidP="00C760B5">
            <w:pPr>
              <w:spacing w:after="0"/>
              <w:jc w:val="center"/>
            </w:pPr>
          </w:p>
        </w:tc>
        <w:tc>
          <w:tcPr>
            <w:tcW w:w="849" w:type="dxa"/>
            <w:tcBorders>
              <w:top w:val="nil"/>
              <w:left w:val="nil"/>
              <w:bottom w:val="nil"/>
              <w:right w:val="nil"/>
            </w:tcBorders>
          </w:tcPr>
          <w:p w14:paraId="5871EEA5" w14:textId="77777777" w:rsidR="000E5621" w:rsidRDefault="000E5621" w:rsidP="00C760B5">
            <w:pPr>
              <w:spacing w:after="0"/>
              <w:jc w:val="center"/>
            </w:pPr>
          </w:p>
        </w:tc>
      </w:tr>
      <w:tr w:rsidR="000E5621" w14:paraId="71C938CA" w14:textId="77777777" w:rsidTr="00682DEA">
        <w:trPr>
          <w:trHeight w:val="372"/>
        </w:trPr>
        <w:tc>
          <w:tcPr>
            <w:tcW w:w="1823" w:type="dxa"/>
            <w:tcBorders>
              <w:top w:val="nil"/>
              <w:left w:val="nil"/>
              <w:bottom w:val="nil"/>
              <w:right w:val="nil"/>
            </w:tcBorders>
          </w:tcPr>
          <w:p w14:paraId="2DEF36C2" w14:textId="77777777" w:rsidR="000E5621" w:rsidRDefault="000E5621" w:rsidP="00C760B5">
            <w:pPr>
              <w:spacing w:after="0"/>
            </w:pPr>
          </w:p>
        </w:tc>
        <w:tc>
          <w:tcPr>
            <w:tcW w:w="1944" w:type="dxa"/>
            <w:tcBorders>
              <w:top w:val="nil"/>
              <w:left w:val="nil"/>
              <w:bottom w:val="nil"/>
              <w:right w:val="nil"/>
            </w:tcBorders>
          </w:tcPr>
          <w:p w14:paraId="4D147A21" w14:textId="77777777" w:rsidR="000E5621" w:rsidRDefault="00AA2F10" w:rsidP="00C760B5">
            <w:pPr>
              <w:spacing w:after="0"/>
              <w:jc w:val="center"/>
            </w:pPr>
            <w:r>
              <w:rPr>
                <w:rFonts w:ascii="Times New Roman" w:eastAsia="Times New Roman" w:hAnsi="Times New Roman" w:cs="Times New Roman"/>
                <w:sz w:val="21"/>
              </w:rPr>
              <w:t>27-32</w:t>
            </w:r>
          </w:p>
        </w:tc>
        <w:tc>
          <w:tcPr>
            <w:tcW w:w="1458" w:type="dxa"/>
            <w:tcBorders>
              <w:top w:val="nil"/>
              <w:left w:val="nil"/>
              <w:bottom w:val="nil"/>
              <w:right w:val="nil"/>
            </w:tcBorders>
          </w:tcPr>
          <w:p w14:paraId="259E3309" w14:textId="77777777" w:rsidR="000E5621" w:rsidRDefault="00AA2F10" w:rsidP="00C760B5">
            <w:pPr>
              <w:spacing w:after="0"/>
              <w:jc w:val="center"/>
            </w:pPr>
            <w:r>
              <w:rPr>
                <w:rFonts w:ascii="Times New Roman" w:eastAsia="Times New Roman" w:hAnsi="Times New Roman" w:cs="Times New Roman"/>
                <w:sz w:val="21"/>
              </w:rPr>
              <w:t>16 (8.0%)</w:t>
            </w:r>
          </w:p>
        </w:tc>
        <w:tc>
          <w:tcPr>
            <w:tcW w:w="1458" w:type="dxa"/>
            <w:tcBorders>
              <w:top w:val="nil"/>
              <w:left w:val="nil"/>
              <w:bottom w:val="nil"/>
              <w:right w:val="nil"/>
            </w:tcBorders>
          </w:tcPr>
          <w:p w14:paraId="41189B17" w14:textId="77777777" w:rsidR="000E5621" w:rsidRDefault="00AA2F10" w:rsidP="00C760B5">
            <w:pPr>
              <w:spacing w:after="0"/>
              <w:jc w:val="center"/>
            </w:pPr>
            <w:r>
              <w:rPr>
                <w:rFonts w:ascii="Times New Roman" w:eastAsia="Times New Roman" w:hAnsi="Times New Roman" w:cs="Times New Roman"/>
                <w:sz w:val="21"/>
              </w:rPr>
              <w:t>24 (12.0%)</w:t>
            </w:r>
          </w:p>
        </w:tc>
        <w:tc>
          <w:tcPr>
            <w:tcW w:w="728" w:type="dxa"/>
            <w:tcBorders>
              <w:top w:val="nil"/>
              <w:left w:val="nil"/>
              <w:bottom w:val="nil"/>
              <w:right w:val="nil"/>
            </w:tcBorders>
          </w:tcPr>
          <w:p w14:paraId="68028B62" w14:textId="77777777" w:rsidR="000E5621" w:rsidRDefault="000E5621" w:rsidP="00C760B5">
            <w:pPr>
              <w:spacing w:after="0"/>
              <w:jc w:val="center"/>
            </w:pPr>
          </w:p>
        </w:tc>
        <w:tc>
          <w:tcPr>
            <w:tcW w:w="486" w:type="dxa"/>
            <w:tcBorders>
              <w:top w:val="nil"/>
              <w:left w:val="nil"/>
              <w:bottom w:val="nil"/>
              <w:right w:val="nil"/>
            </w:tcBorders>
          </w:tcPr>
          <w:p w14:paraId="44AA1A20" w14:textId="77777777" w:rsidR="000E5621" w:rsidRDefault="000E5621" w:rsidP="00C760B5">
            <w:pPr>
              <w:spacing w:after="0"/>
              <w:jc w:val="center"/>
            </w:pPr>
          </w:p>
        </w:tc>
        <w:tc>
          <w:tcPr>
            <w:tcW w:w="849" w:type="dxa"/>
            <w:tcBorders>
              <w:top w:val="nil"/>
              <w:left w:val="nil"/>
              <w:bottom w:val="nil"/>
              <w:right w:val="nil"/>
            </w:tcBorders>
          </w:tcPr>
          <w:p w14:paraId="4CB90A34" w14:textId="77777777" w:rsidR="000E5621" w:rsidRDefault="000E5621" w:rsidP="00C760B5">
            <w:pPr>
              <w:spacing w:after="0"/>
              <w:jc w:val="center"/>
            </w:pPr>
          </w:p>
        </w:tc>
      </w:tr>
      <w:tr w:rsidR="000E5621" w14:paraId="4B67AB99" w14:textId="77777777" w:rsidTr="00682DEA">
        <w:trPr>
          <w:trHeight w:val="361"/>
        </w:trPr>
        <w:tc>
          <w:tcPr>
            <w:tcW w:w="1823" w:type="dxa"/>
            <w:tcBorders>
              <w:top w:val="nil"/>
              <w:left w:val="nil"/>
              <w:bottom w:val="nil"/>
              <w:right w:val="nil"/>
            </w:tcBorders>
          </w:tcPr>
          <w:p w14:paraId="4F949DA9" w14:textId="77777777" w:rsidR="000E5621" w:rsidRDefault="000E5621" w:rsidP="00C760B5">
            <w:pPr>
              <w:spacing w:after="0"/>
            </w:pPr>
          </w:p>
        </w:tc>
        <w:tc>
          <w:tcPr>
            <w:tcW w:w="1944" w:type="dxa"/>
            <w:tcBorders>
              <w:top w:val="nil"/>
              <w:left w:val="nil"/>
              <w:bottom w:val="nil"/>
              <w:right w:val="nil"/>
            </w:tcBorders>
          </w:tcPr>
          <w:p w14:paraId="1371350A" w14:textId="77777777" w:rsidR="000E5621" w:rsidRDefault="00AA2F10" w:rsidP="00C760B5">
            <w:pPr>
              <w:spacing w:after="0"/>
              <w:jc w:val="center"/>
            </w:pPr>
            <w:r>
              <w:rPr>
                <w:rFonts w:ascii="Times New Roman" w:eastAsia="Times New Roman" w:hAnsi="Times New Roman" w:cs="Times New Roman"/>
                <w:sz w:val="21"/>
              </w:rPr>
              <w:t>33-38</w:t>
            </w:r>
          </w:p>
        </w:tc>
        <w:tc>
          <w:tcPr>
            <w:tcW w:w="1458" w:type="dxa"/>
            <w:tcBorders>
              <w:top w:val="nil"/>
              <w:left w:val="nil"/>
              <w:bottom w:val="nil"/>
              <w:right w:val="nil"/>
            </w:tcBorders>
          </w:tcPr>
          <w:p w14:paraId="790C6F89" w14:textId="77777777" w:rsidR="000E5621" w:rsidRDefault="00AA2F10" w:rsidP="00C760B5">
            <w:pPr>
              <w:spacing w:after="0"/>
              <w:jc w:val="center"/>
            </w:pPr>
            <w:r>
              <w:rPr>
                <w:rFonts w:ascii="Times New Roman" w:eastAsia="Times New Roman" w:hAnsi="Times New Roman" w:cs="Times New Roman"/>
                <w:sz w:val="21"/>
              </w:rPr>
              <w:t>24 (12.0%)</w:t>
            </w:r>
          </w:p>
        </w:tc>
        <w:tc>
          <w:tcPr>
            <w:tcW w:w="1458" w:type="dxa"/>
            <w:tcBorders>
              <w:top w:val="nil"/>
              <w:left w:val="nil"/>
              <w:bottom w:val="nil"/>
              <w:right w:val="nil"/>
            </w:tcBorders>
          </w:tcPr>
          <w:p w14:paraId="6D1FCFBB" w14:textId="77777777" w:rsidR="000E5621" w:rsidRDefault="00AA2F10" w:rsidP="00C760B5">
            <w:pPr>
              <w:spacing w:after="0"/>
              <w:jc w:val="center"/>
            </w:pPr>
            <w:r>
              <w:rPr>
                <w:rFonts w:ascii="Times New Roman" w:eastAsia="Times New Roman" w:hAnsi="Times New Roman" w:cs="Times New Roman"/>
                <w:sz w:val="21"/>
              </w:rPr>
              <w:t>12 (6.0%)</w:t>
            </w:r>
          </w:p>
        </w:tc>
        <w:tc>
          <w:tcPr>
            <w:tcW w:w="728" w:type="dxa"/>
            <w:tcBorders>
              <w:top w:val="nil"/>
              <w:left w:val="nil"/>
              <w:bottom w:val="nil"/>
              <w:right w:val="nil"/>
            </w:tcBorders>
          </w:tcPr>
          <w:p w14:paraId="78712799" w14:textId="77777777" w:rsidR="000E5621" w:rsidRDefault="000E5621" w:rsidP="00C760B5">
            <w:pPr>
              <w:spacing w:after="0"/>
              <w:jc w:val="center"/>
            </w:pPr>
          </w:p>
        </w:tc>
        <w:tc>
          <w:tcPr>
            <w:tcW w:w="486" w:type="dxa"/>
            <w:tcBorders>
              <w:top w:val="nil"/>
              <w:left w:val="nil"/>
              <w:bottom w:val="nil"/>
              <w:right w:val="nil"/>
            </w:tcBorders>
          </w:tcPr>
          <w:p w14:paraId="280923BA" w14:textId="77777777" w:rsidR="000E5621" w:rsidRDefault="000E5621" w:rsidP="00C760B5">
            <w:pPr>
              <w:spacing w:after="0"/>
              <w:jc w:val="center"/>
            </w:pPr>
          </w:p>
        </w:tc>
        <w:tc>
          <w:tcPr>
            <w:tcW w:w="849" w:type="dxa"/>
            <w:tcBorders>
              <w:top w:val="nil"/>
              <w:left w:val="nil"/>
              <w:bottom w:val="nil"/>
              <w:right w:val="nil"/>
            </w:tcBorders>
          </w:tcPr>
          <w:p w14:paraId="01AC55E4" w14:textId="77777777" w:rsidR="000E5621" w:rsidRDefault="000E5621" w:rsidP="00C760B5">
            <w:pPr>
              <w:spacing w:after="0"/>
              <w:jc w:val="center"/>
            </w:pPr>
          </w:p>
        </w:tc>
      </w:tr>
      <w:tr w:rsidR="000E5621" w14:paraId="6A443F11" w14:textId="77777777" w:rsidTr="00682DEA">
        <w:trPr>
          <w:trHeight w:val="372"/>
        </w:trPr>
        <w:tc>
          <w:tcPr>
            <w:tcW w:w="1823" w:type="dxa"/>
            <w:tcBorders>
              <w:top w:val="nil"/>
              <w:left w:val="nil"/>
              <w:bottom w:val="nil"/>
              <w:right w:val="nil"/>
            </w:tcBorders>
          </w:tcPr>
          <w:p w14:paraId="632EE705" w14:textId="77777777" w:rsidR="000E5621" w:rsidRDefault="000E5621" w:rsidP="00C760B5">
            <w:pPr>
              <w:spacing w:after="0"/>
            </w:pPr>
          </w:p>
        </w:tc>
        <w:tc>
          <w:tcPr>
            <w:tcW w:w="1944" w:type="dxa"/>
            <w:tcBorders>
              <w:top w:val="nil"/>
              <w:left w:val="nil"/>
              <w:bottom w:val="nil"/>
              <w:right w:val="nil"/>
            </w:tcBorders>
          </w:tcPr>
          <w:p w14:paraId="1961A4E1" w14:textId="77777777" w:rsidR="000E5621" w:rsidRDefault="00AA2F10" w:rsidP="00C760B5">
            <w:pPr>
              <w:spacing w:after="0"/>
              <w:jc w:val="center"/>
            </w:pPr>
            <w:r>
              <w:rPr>
                <w:rFonts w:ascii="Times New Roman" w:eastAsia="Times New Roman" w:hAnsi="Times New Roman" w:cs="Times New Roman"/>
                <w:sz w:val="21"/>
              </w:rPr>
              <w:t>Over 38</w:t>
            </w:r>
          </w:p>
        </w:tc>
        <w:tc>
          <w:tcPr>
            <w:tcW w:w="1458" w:type="dxa"/>
            <w:tcBorders>
              <w:top w:val="nil"/>
              <w:left w:val="nil"/>
              <w:bottom w:val="nil"/>
              <w:right w:val="nil"/>
            </w:tcBorders>
          </w:tcPr>
          <w:p w14:paraId="51FEFB18" w14:textId="77777777" w:rsidR="000E5621" w:rsidRDefault="00AA2F10" w:rsidP="00C760B5">
            <w:pPr>
              <w:spacing w:after="0"/>
              <w:jc w:val="center"/>
            </w:pPr>
            <w:r>
              <w:rPr>
                <w:rFonts w:ascii="Times New Roman" w:eastAsia="Times New Roman" w:hAnsi="Times New Roman" w:cs="Times New Roman"/>
                <w:sz w:val="21"/>
              </w:rPr>
              <w:t>29 (14.5%)</w:t>
            </w:r>
          </w:p>
        </w:tc>
        <w:tc>
          <w:tcPr>
            <w:tcW w:w="1458" w:type="dxa"/>
            <w:tcBorders>
              <w:top w:val="nil"/>
              <w:left w:val="nil"/>
              <w:bottom w:val="nil"/>
              <w:right w:val="nil"/>
            </w:tcBorders>
          </w:tcPr>
          <w:p w14:paraId="3DF399C4" w14:textId="77777777" w:rsidR="000E5621" w:rsidRDefault="00AA2F10" w:rsidP="00C760B5">
            <w:pPr>
              <w:spacing w:after="0"/>
              <w:jc w:val="center"/>
            </w:pPr>
            <w:r>
              <w:rPr>
                <w:rFonts w:ascii="Times New Roman" w:eastAsia="Times New Roman" w:hAnsi="Times New Roman" w:cs="Times New Roman"/>
                <w:sz w:val="21"/>
              </w:rPr>
              <w:t>15 (7.5%)</w:t>
            </w:r>
          </w:p>
        </w:tc>
        <w:tc>
          <w:tcPr>
            <w:tcW w:w="728" w:type="dxa"/>
            <w:tcBorders>
              <w:top w:val="nil"/>
              <w:left w:val="nil"/>
              <w:bottom w:val="nil"/>
              <w:right w:val="nil"/>
            </w:tcBorders>
          </w:tcPr>
          <w:p w14:paraId="455ECA12" w14:textId="77777777" w:rsidR="000E5621" w:rsidRDefault="000E5621" w:rsidP="00C760B5">
            <w:pPr>
              <w:spacing w:after="0"/>
              <w:jc w:val="center"/>
            </w:pPr>
          </w:p>
        </w:tc>
        <w:tc>
          <w:tcPr>
            <w:tcW w:w="486" w:type="dxa"/>
            <w:tcBorders>
              <w:top w:val="nil"/>
              <w:left w:val="nil"/>
              <w:bottom w:val="nil"/>
              <w:right w:val="nil"/>
            </w:tcBorders>
          </w:tcPr>
          <w:p w14:paraId="607AF485" w14:textId="77777777" w:rsidR="000E5621" w:rsidRDefault="000E5621" w:rsidP="00C760B5">
            <w:pPr>
              <w:spacing w:after="0"/>
              <w:jc w:val="center"/>
            </w:pPr>
          </w:p>
        </w:tc>
        <w:tc>
          <w:tcPr>
            <w:tcW w:w="849" w:type="dxa"/>
            <w:tcBorders>
              <w:top w:val="nil"/>
              <w:left w:val="nil"/>
              <w:bottom w:val="nil"/>
              <w:right w:val="nil"/>
            </w:tcBorders>
          </w:tcPr>
          <w:p w14:paraId="6803864E" w14:textId="77777777" w:rsidR="000E5621" w:rsidRDefault="000E5621" w:rsidP="00C760B5">
            <w:pPr>
              <w:spacing w:after="0"/>
              <w:jc w:val="center"/>
            </w:pPr>
          </w:p>
        </w:tc>
      </w:tr>
      <w:tr w:rsidR="000E5621" w14:paraId="0E628600" w14:textId="77777777" w:rsidTr="00682DEA">
        <w:trPr>
          <w:trHeight w:val="339"/>
        </w:trPr>
        <w:tc>
          <w:tcPr>
            <w:tcW w:w="1823" w:type="dxa"/>
            <w:tcBorders>
              <w:top w:val="nil"/>
              <w:left w:val="nil"/>
              <w:bottom w:val="nil"/>
              <w:right w:val="nil"/>
            </w:tcBorders>
          </w:tcPr>
          <w:p w14:paraId="57345C1F" w14:textId="77777777" w:rsidR="000E5621" w:rsidRDefault="00AA2F10" w:rsidP="00C760B5">
            <w:pPr>
              <w:spacing w:after="0"/>
            </w:pPr>
            <w:r>
              <w:rPr>
                <w:rFonts w:ascii="Times New Roman" w:eastAsia="Times New Roman" w:hAnsi="Times New Roman" w:cs="Times New Roman"/>
                <w:sz w:val="21"/>
              </w:rPr>
              <w:t>Education level</w:t>
            </w:r>
          </w:p>
        </w:tc>
        <w:tc>
          <w:tcPr>
            <w:tcW w:w="1944" w:type="dxa"/>
            <w:tcBorders>
              <w:top w:val="nil"/>
              <w:left w:val="nil"/>
              <w:bottom w:val="nil"/>
              <w:right w:val="nil"/>
            </w:tcBorders>
          </w:tcPr>
          <w:p w14:paraId="0EBEEF26" w14:textId="77777777" w:rsidR="000E5621" w:rsidRDefault="00AA2F10" w:rsidP="00C760B5">
            <w:pPr>
              <w:spacing w:after="0"/>
              <w:jc w:val="center"/>
            </w:pPr>
            <w:r>
              <w:rPr>
                <w:rFonts w:ascii="Times New Roman" w:eastAsia="Times New Roman" w:hAnsi="Times New Roman" w:cs="Times New Roman"/>
                <w:sz w:val="21"/>
              </w:rPr>
              <w:t>No formal education</w:t>
            </w:r>
          </w:p>
        </w:tc>
        <w:tc>
          <w:tcPr>
            <w:tcW w:w="1458" w:type="dxa"/>
            <w:tcBorders>
              <w:top w:val="nil"/>
              <w:left w:val="nil"/>
              <w:bottom w:val="nil"/>
              <w:right w:val="nil"/>
            </w:tcBorders>
          </w:tcPr>
          <w:p w14:paraId="4DE94F22" w14:textId="77777777" w:rsidR="000E5621" w:rsidRDefault="00AA2F10" w:rsidP="00C760B5">
            <w:pPr>
              <w:spacing w:after="0"/>
              <w:jc w:val="center"/>
            </w:pPr>
            <w:r>
              <w:rPr>
                <w:rFonts w:ascii="Times New Roman" w:eastAsia="Times New Roman" w:hAnsi="Times New Roman" w:cs="Times New Roman"/>
                <w:sz w:val="21"/>
              </w:rPr>
              <w:t>40 (20.0%)</w:t>
            </w:r>
          </w:p>
        </w:tc>
        <w:tc>
          <w:tcPr>
            <w:tcW w:w="1458" w:type="dxa"/>
            <w:tcBorders>
              <w:top w:val="nil"/>
              <w:left w:val="nil"/>
              <w:bottom w:val="nil"/>
              <w:right w:val="nil"/>
            </w:tcBorders>
          </w:tcPr>
          <w:p w14:paraId="0A8DAC63" w14:textId="77777777" w:rsidR="000E5621" w:rsidRDefault="00AA2F10" w:rsidP="00C760B5">
            <w:pPr>
              <w:spacing w:after="0"/>
              <w:jc w:val="center"/>
            </w:pPr>
            <w:r>
              <w:rPr>
                <w:rFonts w:ascii="Times New Roman" w:eastAsia="Times New Roman" w:hAnsi="Times New Roman" w:cs="Times New Roman"/>
                <w:sz w:val="21"/>
              </w:rPr>
              <w:t>40 (20.0%)</w:t>
            </w:r>
          </w:p>
        </w:tc>
        <w:tc>
          <w:tcPr>
            <w:tcW w:w="728" w:type="dxa"/>
            <w:tcBorders>
              <w:top w:val="nil"/>
              <w:left w:val="nil"/>
              <w:bottom w:val="nil"/>
              <w:right w:val="nil"/>
            </w:tcBorders>
          </w:tcPr>
          <w:p w14:paraId="781B0E0E" w14:textId="77777777" w:rsidR="000E5621" w:rsidRDefault="00AA2F10" w:rsidP="00C760B5">
            <w:pPr>
              <w:spacing w:after="0"/>
              <w:jc w:val="center"/>
            </w:pPr>
            <w:r>
              <w:rPr>
                <w:rFonts w:ascii="Times New Roman" w:eastAsia="Times New Roman" w:hAnsi="Times New Roman" w:cs="Times New Roman"/>
                <w:sz w:val="21"/>
              </w:rPr>
              <w:t>8.34</w:t>
            </w:r>
          </w:p>
        </w:tc>
        <w:tc>
          <w:tcPr>
            <w:tcW w:w="486" w:type="dxa"/>
            <w:tcBorders>
              <w:top w:val="nil"/>
              <w:left w:val="nil"/>
              <w:bottom w:val="nil"/>
              <w:right w:val="nil"/>
            </w:tcBorders>
          </w:tcPr>
          <w:p w14:paraId="40F722DA" w14:textId="77777777" w:rsidR="000E5621" w:rsidRDefault="00AA2F10" w:rsidP="00C760B5">
            <w:pPr>
              <w:spacing w:after="0"/>
              <w:jc w:val="center"/>
            </w:pPr>
            <w:r>
              <w:rPr>
                <w:rFonts w:ascii="Times New Roman" w:eastAsia="Times New Roman" w:hAnsi="Times New Roman" w:cs="Times New Roman"/>
                <w:sz w:val="21"/>
              </w:rPr>
              <w:t>2</w:t>
            </w:r>
          </w:p>
        </w:tc>
        <w:tc>
          <w:tcPr>
            <w:tcW w:w="849" w:type="dxa"/>
            <w:tcBorders>
              <w:top w:val="nil"/>
              <w:left w:val="nil"/>
              <w:bottom w:val="nil"/>
              <w:right w:val="nil"/>
            </w:tcBorders>
          </w:tcPr>
          <w:p w14:paraId="6400D119" w14:textId="77777777" w:rsidR="000E5621" w:rsidRDefault="00AA2F10" w:rsidP="00C760B5">
            <w:pPr>
              <w:spacing w:after="0"/>
              <w:jc w:val="center"/>
            </w:pPr>
            <w:r>
              <w:rPr>
                <w:rFonts w:ascii="Times New Roman" w:eastAsia="Times New Roman" w:hAnsi="Times New Roman" w:cs="Times New Roman"/>
                <w:sz w:val="21"/>
              </w:rPr>
              <w:t>.015</w:t>
            </w:r>
          </w:p>
        </w:tc>
      </w:tr>
      <w:tr w:rsidR="000E5621" w14:paraId="67358974" w14:textId="77777777" w:rsidTr="00682DEA">
        <w:trPr>
          <w:trHeight w:val="372"/>
        </w:trPr>
        <w:tc>
          <w:tcPr>
            <w:tcW w:w="1823" w:type="dxa"/>
            <w:tcBorders>
              <w:top w:val="nil"/>
              <w:left w:val="nil"/>
              <w:bottom w:val="nil"/>
              <w:right w:val="nil"/>
            </w:tcBorders>
          </w:tcPr>
          <w:p w14:paraId="74BB6046" w14:textId="77777777" w:rsidR="000E5621" w:rsidRDefault="000E5621" w:rsidP="00C760B5">
            <w:pPr>
              <w:spacing w:after="0"/>
            </w:pPr>
          </w:p>
        </w:tc>
        <w:tc>
          <w:tcPr>
            <w:tcW w:w="1944" w:type="dxa"/>
            <w:tcBorders>
              <w:top w:val="nil"/>
              <w:left w:val="nil"/>
              <w:bottom w:val="nil"/>
              <w:right w:val="nil"/>
            </w:tcBorders>
          </w:tcPr>
          <w:p w14:paraId="5369590F" w14:textId="77777777" w:rsidR="000E5621" w:rsidRDefault="00AA2F10" w:rsidP="00C760B5">
            <w:pPr>
              <w:spacing w:after="0"/>
              <w:jc w:val="center"/>
            </w:pPr>
            <w:r>
              <w:rPr>
                <w:rFonts w:ascii="Times New Roman" w:eastAsia="Times New Roman" w:hAnsi="Times New Roman" w:cs="Times New Roman"/>
                <w:sz w:val="21"/>
              </w:rPr>
              <w:t>Primary education</w:t>
            </w:r>
          </w:p>
        </w:tc>
        <w:tc>
          <w:tcPr>
            <w:tcW w:w="1458" w:type="dxa"/>
            <w:tcBorders>
              <w:top w:val="nil"/>
              <w:left w:val="nil"/>
              <w:bottom w:val="nil"/>
              <w:right w:val="nil"/>
            </w:tcBorders>
          </w:tcPr>
          <w:p w14:paraId="0B8A8991" w14:textId="77777777" w:rsidR="000E5621" w:rsidRDefault="00AA2F10" w:rsidP="00C760B5">
            <w:pPr>
              <w:spacing w:after="0"/>
              <w:jc w:val="center"/>
            </w:pPr>
            <w:r>
              <w:rPr>
                <w:rFonts w:ascii="Times New Roman" w:eastAsia="Times New Roman" w:hAnsi="Times New Roman" w:cs="Times New Roman"/>
                <w:sz w:val="21"/>
              </w:rPr>
              <w:t>62 (31.0%)</w:t>
            </w:r>
          </w:p>
        </w:tc>
        <w:tc>
          <w:tcPr>
            <w:tcW w:w="1458" w:type="dxa"/>
            <w:tcBorders>
              <w:top w:val="nil"/>
              <w:left w:val="nil"/>
              <w:bottom w:val="nil"/>
              <w:right w:val="nil"/>
            </w:tcBorders>
          </w:tcPr>
          <w:p w14:paraId="5CCC2F7B" w14:textId="77777777" w:rsidR="000E5621" w:rsidRDefault="00AA2F10" w:rsidP="00C760B5">
            <w:pPr>
              <w:spacing w:after="0"/>
              <w:jc w:val="center"/>
            </w:pPr>
            <w:r>
              <w:rPr>
                <w:rFonts w:ascii="Times New Roman" w:eastAsia="Times New Roman" w:hAnsi="Times New Roman" w:cs="Times New Roman"/>
                <w:sz w:val="21"/>
              </w:rPr>
              <w:t>28 (14.0%)</w:t>
            </w:r>
          </w:p>
        </w:tc>
        <w:tc>
          <w:tcPr>
            <w:tcW w:w="728" w:type="dxa"/>
            <w:tcBorders>
              <w:top w:val="nil"/>
              <w:left w:val="nil"/>
              <w:bottom w:val="nil"/>
              <w:right w:val="nil"/>
            </w:tcBorders>
          </w:tcPr>
          <w:p w14:paraId="2046572E" w14:textId="77777777" w:rsidR="000E5621" w:rsidRDefault="000E5621" w:rsidP="00C760B5">
            <w:pPr>
              <w:spacing w:after="0"/>
              <w:jc w:val="center"/>
            </w:pPr>
          </w:p>
        </w:tc>
        <w:tc>
          <w:tcPr>
            <w:tcW w:w="486" w:type="dxa"/>
            <w:tcBorders>
              <w:top w:val="nil"/>
              <w:left w:val="nil"/>
              <w:bottom w:val="nil"/>
              <w:right w:val="nil"/>
            </w:tcBorders>
          </w:tcPr>
          <w:p w14:paraId="458B3CDA" w14:textId="77777777" w:rsidR="000E5621" w:rsidRDefault="000E5621" w:rsidP="00C760B5">
            <w:pPr>
              <w:spacing w:after="0"/>
              <w:jc w:val="center"/>
            </w:pPr>
          </w:p>
        </w:tc>
        <w:tc>
          <w:tcPr>
            <w:tcW w:w="849" w:type="dxa"/>
            <w:tcBorders>
              <w:top w:val="nil"/>
              <w:left w:val="nil"/>
              <w:bottom w:val="nil"/>
              <w:right w:val="nil"/>
            </w:tcBorders>
          </w:tcPr>
          <w:p w14:paraId="09AA596E" w14:textId="77777777" w:rsidR="000E5621" w:rsidRDefault="000E5621" w:rsidP="00C760B5">
            <w:pPr>
              <w:spacing w:after="0"/>
              <w:jc w:val="center"/>
            </w:pPr>
          </w:p>
        </w:tc>
      </w:tr>
      <w:tr w:rsidR="000E5621" w14:paraId="6E90BD9D" w14:textId="77777777" w:rsidTr="00682DEA">
        <w:trPr>
          <w:trHeight w:val="361"/>
        </w:trPr>
        <w:tc>
          <w:tcPr>
            <w:tcW w:w="1823" w:type="dxa"/>
            <w:tcBorders>
              <w:top w:val="nil"/>
              <w:left w:val="nil"/>
              <w:bottom w:val="nil"/>
              <w:right w:val="nil"/>
            </w:tcBorders>
          </w:tcPr>
          <w:p w14:paraId="0BE725B3" w14:textId="77777777" w:rsidR="000E5621" w:rsidRDefault="000E5621" w:rsidP="00C760B5">
            <w:pPr>
              <w:spacing w:after="0"/>
            </w:pPr>
          </w:p>
        </w:tc>
        <w:tc>
          <w:tcPr>
            <w:tcW w:w="1944" w:type="dxa"/>
            <w:tcBorders>
              <w:top w:val="nil"/>
              <w:left w:val="nil"/>
              <w:bottom w:val="nil"/>
              <w:right w:val="nil"/>
            </w:tcBorders>
          </w:tcPr>
          <w:p w14:paraId="3D9DEF7C" w14:textId="77777777" w:rsidR="000E5621" w:rsidRDefault="00AA2F10" w:rsidP="00C760B5">
            <w:pPr>
              <w:spacing w:after="0"/>
              <w:jc w:val="center"/>
            </w:pPr>
            <w:r>
              <w:rPr>
                <w:rFonts w:ascii="Times New Roman" w:eastAsia="Times New Roman" w:hAnsi="Times New Roman" w:cs="Times New Roman"/>
                <w:sz w:val="21"/>
              </w:rPr>
              <w:t>Secondary and above</w:t>
            </w:r>
          </w:p>
        </w:tc>
        <w:tc>
          <w:tcPr>
            <w:tcW w:w="1458" w:type="dxa"/>
            <w:tcBorders>
              <w:top w:val="nil"/>
              <w:left w:val="nil"/>
              <w:bottom w:val="nil"/>
              <w:right w:val="nil"/>
            </w:tcBorders>
          </w:tcPr>
          <w:p w14:paraId="6EF94F5F" w14:textId="77777777" w:rsidR="000E5621" w:rsidRDefault="00AA2F10" w:rsidP="00C760B5">
            <w:pPr>
              <w:spacing w:after="0"/>
              <w:jc w:val="center"/>
            </w:pPr>
            <w:r>
              <w:rPr>
                <w:rFonts w:ascii="Times New Roman" w:eastAsia="Times New Roman" w:hAnsi="Times New Roman" w:cs="Times New Roman"/>
                <w:sz w:val="21"/>
              </w:rPr>
              <w:t>22 (11.0%)</w:t>
            </w:r>
          </w:p>
        </w:tc>
        <w:tc>
          <w:tcPr>
            <w:tcW w:w="1458" w:type="dxa"/>
            <w:tcBorders>
              <w:top w:val="nil"/>
              <w:left w:val="nil"/>
              <w:bottom w:val="nil"/>
              <w:right w:val="nil"/>
            </w:tcBorders>
          </w:tcPr>
          <w:p w14:paraId="6D66DBDB" w14:textId="77777777" w:rsidR="000E5621" w:rsidRDefault="00AA2F10" w:rsidP="00C760B5">
            <w:pPr>
              <w:spacing w:after="0"/>
              <w:jc w:val="center"/>
            </w:pPr>
            <w:r>
              <w:rPr>
                <w:rFonts w:ascii="Times New Roman" w:eastAsia="Times New Roman" w:hAnsi="Times New Roman" w:cs="Times New Roman"/>
                <w:sz w:val="21"/>
              </w:rPr>
              <w:t>8 (4.0%)</w:t>
            </w:r>
          </w:p>
        </w:tc>
        <w:tc>
          <w:tcPr>
            <w:tcW w:w="728" w:type="dxa"/>
            <w:tcBorders>
              <w:top w:val="nil"/>
              <w:left w:val="nil"/>
              <w:bottom w:val="nil"/>
              <w:right w:val="nil"/>
            </w:tcBorders>
          </w:tcPr>
          <w:p w14:paraId="1E0D5393" w14:textId="77777777" w:rsidR="000E5621" w:rsidRDefault="000E5621" w:rsidP="00C760B5">
            <w:pPr>
              <w:spacing w:after="0"/>
              <w:jc w:val="center"/>
            </w:pPr>
          </w:p>
        </w:tc>
        <w:tc>
          <w:tcPr>
            <w:tcW w:w="486" w:type="dxa"/>
            <w:tcBorders>
              <w:top w:val="nil"/>
              <w:left w:val="nil"/>
              <w:bottom w:val="nil"/>
              <w:right w:val="nil"/>
            </w:tcBorders>
          </w:tcPr>
          <w:p w14:paraId="004C015A" w14:textId="77777777" w:rsidR="000E5621" w:rsidRDefault="000E5621" w:rsidP="00C760B5">
            <w:pPr>
              <w:spacing w:after="0"/>
              <w:jc w:val="center"/>
            </w:pPr>
          </w:p>
        </w:tc>
        <w:tc>
          <w:tcPr>
            <w:tcW w:w="849" w:type="dxa"/>
            <w:tcBorders>
              <w:top w:val="nil"/>
              <w:left w:val="nil"/>
              <w:bottom w:val="nil"/>
              <w:right w:val="nil"/>
            </w:tcBorders>
          </w:tcPr>
          <w:p w14:paraId="7EDC9017" w14:textId="77777777" w:rsidR="000E5621" w:rsidRDefault="000E5621" w:rsidP="00C760B5">
            <w:pPr>
              <w:spacing w:after="0"/>
              <w:jc w:val="center"/>
            </w:pPr>
          </w:p>
        </w:tc>
      </w:tr>
      <w:tr w:rsidR="000E5621" w14:paraId="5D39B808" w14:textId="77777777" w:rsidTr="00682DEA">
        <w:trPr>
          <w:trHeight w:val="339"/>
        </w:trPr>
        <w:tc>
          <w:tcPr>
            <w:tcW w:w="1823" w:type="dxa"/>
            <w:tcBorders>
              <w:top w:val="nil"/>
              <w:left w:val="nil"/>
              <w:bottom w:val="nil"/>
              <w:right w:val="nil"/>
            </w:tcBorders>
          </w:tcPr>
          <w:p w14:paraId="41C7109E" w14:textId="77777777" w:rsidR="000E5621" w:rsidRDefault="00AA2F10" w:rsidP="00C760B5">
            <w:pPr>
              <w:spacing w:after="0"/>
            </w:pPr>
            <w:r>
              <w:rPr>
                <w:rFonts w:ascii="Times New Roman" w:eastAsia="Times New Roman" w:hAnsi="Times New Roman" w:cs="Times New Roman"/>
                <w:sz w:val="21"/>
              </w:rPr>
              <w:t>Spousal support</w:t>
            </w:r>
          </w:p>
        </w:tc>
        <w:tc>
          <w:tcPr>
            <w:tcW w:w="1944" w:type="dxa"/>
            <w:tcBorders>
              <w:top w:val="nil"/>
              <w:left w:val="nil"/>
              <w:bottom w:val="nil"/>
              <w:right w:val="nil"/>
            </w:tcBorders>
          </w:tcPr>
          <w:p w14:paraId="0CD55C7C" w14:textId="77777777" w:rsidR="000E5621" w:rsidRDefault="00AA2F10" w:rsidP="00C760B5">
            <w:pPr>
              <w:spacing w:after="0"/>
              <w:jc w:val="center"/>
            </w:pPr>
            <w:r>
              <w:rPr>
                <w:rFonts w:ascii="Times New Roman" w:eastAsia="Times New Roman" w:hAnsi="Times New Roman" w:cs="Times New Roman"/>
                <w:sz w:val="21"/>
              </w:rPr>
              <w:t>Partner supports FP</w:t>
            </w:r>
          </w:p>
        </w:tc>
        <w:tc>
          <w:tcPr>
            <w:tcW w:w="1458" w:type="dxa"/>
            <w:tcBorders>
              <w:top w:val="nil"/>
              <w:left w:val="nil"/>
              <w:bottom w:val="nil"/>
              <w:right w:val="nil"/>
            </w:tcBorders>
          </w:tcPr>
          <w:p w14:paraId="7049C7C7" w14:textId="77777777" w:rsidR="000E5621" w:rsidRDefault="00AA2F10" w:rsidP="00C760B5">
            <w:pPr>
              <w:spacing w:after="0"/>
              <w:jc w:val="center"/>
            </w:pPr>
            <w:r>
              <w:rPr>
                <w:rFonts w:ascii="Times New Roman" w:eastAsia="Times New Roman" w:hAnsi="Times New Roman" w:cs="Times New Roman"/>
                <w:sz w:val="21"/>
              </w:rPr>
              <w:t>87 (43.5%)</w:t>
            </w:r>
          </w:p>
        </w:tc>
        <w:tc>
          <w:tcPr>
            <w:tcW w:w="1458" w:type="dxa"/>
            <w:tcBorders>
              <w:top w:val="nil"/>
              <w:left w:val="nil"/>
              <w:bottom w:val="nil"/>
              <w:right w:val="nil"/>
            </w:tcBorders>
          </w:tcPr>
          <w:p w14:paraId="5982091D" w14:textId="77777777" w:rsidR="000E5621" w:rsidRDefault="00AA2F10" w:rsidP="00C760B5">
            <w:pPr>
              <w:spacing w:after="0"/>
              <w:jc w:val="center"/>
            </w:pPr>
            <w:r>
              <w:rPr>
                <w:rFonts w:ascii="Times New Roman" w:eastAsia="Times New Roman" w:hAnsi="Times New Roman" w:cs="Times New Roman"/>
                <w:sz w:val="21"/>
              </w:rPr>
              <w:t>37 (18.5%)</w:t>
            </w:r>
          </w:p>
        </w:tc>
        <w:tc>
          <w:tcPr>
            <w:tcW w:w="728" w:type="dxa"/>
            <w:tcBorders>
              <w:top w:val="nil"/>
              <w:left w:val="nil"/>
              <w:bottom w:val="nil"/>
              <w:right w:val="nil"/>
            </w:tcBorders>
          </w:tcPr>
          <w:p w14:paraId="6CA4860F" w14:textId="77777777" w:rsidR="000E5621" w:rsidRDefault="00AA2F10" w:rsidP="00C760B5">
            <w:pPr>
              <w:spacing w:after="0"/>
              <w:jc w:val="center"/>
            </w:pPr>
            <w:r>
              <w:rPr>
                <w:rFonts w:ascii="Times New Roman" w:eastAsia="Times New Roman" w:hAnsi="Times New Roman" w:cs="Times New Roman"/>
                <w:sz w:val="21"/>
              </w:rPr>
              <w:t>9.23</w:t>
            </w:r>
          </w:p>
        </w:tc>
        <w:tc>
          <w:tcPr>
            <w:tcW w:w="486" w:type="dxa"/>
            <w:tcBorders>
              <w:top w:val="nil"/>
              <w:left w:val="nil"/>
              <w:bottom w:val="nil"/>
              <w:right w:val="nil"/>
            </w:tcBorders>
          </w:tcPr>
          <w:p w14:paraId="7EB7D632" w14:textId="77777777" w:rsidR="000E5621" w:rsidRDefault="00AA2F10" w:rsidP="00C760B5">
            <w:pPr>
              <w:spacing w:after="0"/>
              <w:jc w:val="center"/>
            </w:pPr>
            <w:r>
              <w:rPr>
                <w:rFonts w:ascii="Times New Roman" w:eastAsia="Times New Roman" w:hAnsi="Times New Roman" w:cs="Times New Roman"/>
                <w:sz w:val="21"/>
              </w:rPr>
              <w:t>1</w:t>
            </w:r>
          </w:p>
        </w:tc>
        <w:tc>
          <w:tcPr>
            <w:tcW w:w="849" w:type="dxa"/>
            <w:tcBorders>
              <w:top w:val="nil"/>
              <w:left w:val="nil"/>
              <w:bottom w:val="nil"/>
              <w:right w:val="nil"/>
            </w:tcBorders>
          </w:tcPr>
          <w:p w14:paraId="6DA139F7" w14:textId="77777777" w:rsidR="000E5621" w:rsidRDefault="00AA2F10" w:rsidP="00C760B5">
            <w:pPr>
              <w:spacing w:after="0"/>
              <w:jc w:val="center"/>
            </w:pPr>
            <w:r>
              <w:rPr>
                <w:rFonts w:ascii="Times New Roman" w:eastAsia="Times New Roman" w:hAnsi="Times New Roman" w:cs="Times New Roman"/>
                <w:sz w:val="21"/>
              </w:rPr>
              <w:t>.002</w:t>
            </w:r>
          </w:p>
        </w:tc>
      </w:tr>
      <w:tr w:rsidR="000E5621" w14:paraId="262DA215" w14:textId="77777777" w:rsidTr="00682DEA">
        <w:trPr>
          <w:trHeight w:val="372"/>
        </w:trPr>
        <w:tc>
          <w:tcPr>
            <w:tcW w:w="1823" w:type="dxa"/>
            <w:tcBorders>
              <w:top w:val="nil"/>
              <w:left w:val="nil"/>
              <w:bottom w:val="nil"/>
              <w:right w:val="nil"/>
            </w:tcBorders>
          </w:tcPr>
          <w:p w14:paraId="0A55FC20" w14:textId="77777777" w:rsidR="000E5621" w:rsidRDefault="000E5621" w:rsidP="00C760B5">
            <w:pPr>
              <w:spacing w:after="0"/>
            </w:pPr>
          </w:p>
        </w:tc>
        <w:tc>
          <w:tcPr>
            <w:tcW w:w="1944" w:type="dxa"/>
            <w:tcBorders>
              <w:top w:val="nil"/>
              <w:left w:val="nil"/>
              <w:bottom w:val="nil"/>
              <w:right w:val="nil"/>
            </w:tcBorders>
          </w:tcPr>
          <w:p w14:paraId="1FB61CB6" w14:textId="77777777" w:rsidR="000E5621" w:rsidRDefault="00AA2F10" w:rsidP="00C760B5">
            <w:pPr>
              <w:spacing w:after="0"/>
              <w:jc w:val="center"/>
            </w:pPr>
            <w:r>
              <w:rPr>
                <w:rFonts w:ascii="Times New Roman" w:eastAsia="Times New Roman" w:hAnsi="Times New Roman" w:cs="Times New Roman"/>
                <w:sz w:val="21"/>
              </w:rPr>
              <w:t>Opposes/neutral</w:t>
            </w:r>
          </w:p>
        </w:tc>
        <w:tc>
          <w:tcPr>
            <w:tcW w:w="1458" w:type="dxa"/>
            <w:tcBorders>
              <w:top w:val="nil"/>
              <w:left w:val="nil"/>
              <w:bottom w:val="nil"/>
              <w:right w:val="nil"/>
            </w:tcBorders>
          </w:tcPr>
          <w:p w14:paraId="287837BA" w14:textId="77777777" w:rsidR="000E5621" w:rsidRDefault="00AA2F10" w:rsidP="00C760B5">
            <w:pPr>
              <w:spacing w:after="0"/>
              <w:jc w:val="center"/>
            </w:pPr>
            <w:r>
              <w:rPr>
                <w:rFonts w:ascii="Times New Roman" w:eastAsia="Times New Roman" w:hAnsi="Times New Roman" w:cs="Times New Roman"/>
                <w:sz w:val="21"/>
              </w:rPr>
              <w:t>37 (18.5%)</w:t>
            </w:r>
          </w:p>
        </w:tc>
        <w:tc>
          <w:tcPr>
            <w:tcW w:w="1458" w:type="dxa"/>
            <w:tcBorders>
              <w:top w:val="nil"/>
              <w:left w:val="nil"/>
              <w:bottom w:val="nil"/>
              <w:right w:val="nil"/>
            </w:tcBorders>
          </w:tcPr>
          <w:p w14:paraId="26FEAA98" w14:textId="77777777" w:rsidR="000E5621" w:rsidRDefault="00AA2F10" w:rsidP="00C760B5">
            <w:pPr>
              <w:spacing w:after="0"/>
              <w:jc w:val="center"/>
            </w:pPr>
            <w:r>
              <w:rPr>
                <w:rFonts w:ascii="Times New Roman" w:eastAsia="Times New Roman" w:hAnsi="Times New Roman" w:cs="Times New Roman"/>
                <w:sz w:val="21"/>
              </w:rPr>
              <w:t>39 (19.5%)</w:t>
            </w:r>
          </w:p>
        </w:tc>
        <w:tc>
          <w:tcPr>
            <w:tcW w:w="728" w:type="dxa"/>
            <w:tcBorders>
              <w:top w:val="nil"/>
              <w:left w:val="nil"/>
              <w:bottom w:val="nil"/>
              <w:right w:val="nil"/>
            </w:tcBorders>
          </w:tcPr>
          <w:p w14:paraId="12E362C3" w14:textId="77777777" w:rsidR="000E5621" w:rsidRDefault="000E5621" w:rsidP="00C760B5">
            <w:pPr>
              <w:spacing w:after="0"/>
              <w:jc w:val="center"/>
            </w:pPr>
          </w:p>
        </w:tc>
        <w:tc>
          <w:tcPr>
            <w:tcW w:w="486" w:type="dxa"/>
            <w:tcBorders>
              <w:top w:val="nil"/>
              <w:left w:val="nil"/>
              <w:bottom w:val="nil"/>
              <w:right w:val="nil"/>
            </w:tcBorders>
          </w:tcPr>
          <w:p w14:paraId="385088A4" w14:textId="77777777" w:rsidR="000E5621" w:rsidRDefault="000E5621" w:rsidP="00C760B5">
            <w:pPr>
              <w:spacing w:after="0"/>
              <w:jc w:val="center"/>
            </w:pPr>
          </w:p>
        </w:tc>
        <w:tc>
          <w:tcPr>
            <w:tcW w:w="849" w:type="dxa"/>
            <w:tcBorders>
              <w:top w:val="nil"/>
              <w:left w:val="nil"/>
              <w:bottom w:val="nil"/>
              <w:right w:val="nil"/>
            </w:tcBorders>
          </w:tcPr>
          <w:p w14:paraId="0496BF18" w14:textId="77777777" w:rsidR="000E5621" w:rsidRDefault="000E5621" w:rsidP="00C760B5">
            <w:pPr>
              <w:spacing w:after="0"/>
              <w:jc w:val="center"/>
            </w:pPr>
          </w:p>
        </w:tc>
      </w:tr>
      <w:tr w:rsidR="000E5621" w14:paraId="4B790C40" w14:textId="77777777" w:rsidTr="00682DEA">
        <w:trPr>
          <w:trHeight w:val="590"/>
        </w:trPr>
        <w:tc>
          <w:tcPr>
            <w:tcW w:w="1823" w:type="dxa"/>
            <w:tcBorders>
              <w:top w:val="nil"/>
              <w:left w:val="nil"/>
              <w:bottom w:val="nil"/>
              <w:right w:val="nil"/>
            </w:tcBorders>
          </w:tcPr>
          <w:p w14:paraId="3FAFD978" w14:textId="77777777" w:rsidR="000E5621" w:rsidRDefault="00AA2F10" w:rsidP="00C760B5">
            <w:pPr>
              <w:spacing w:after="0"/>
            </w:pPr>
            <w:r>
              <w:rPr>
                <w:rFonts w:ascii="Times New Roman" w:eastAsia="Times New Roman" w:hAnsi="Times New Roman" w:cs="Times New Roman"/>
                <w:sz w:val="21"/>
              </w:rPr>
              <w:t>Couple communication</w:t>
            </w:r>
          </w:p>
        </w:tc>
        <w:tc>
          <w:tcPr>
            <w:tcW w:w="1944" w:type="dxa"/>
            <w:tcBorders>
              <w:top w:val="nil"/>
              <w:left w:val="nil"/>
              <w:bottom w:val="nil"/>
              <w:right w:val="nil"/>
            </w:tcBorders>
          </w:tcPr>
          <w:p w14:paraId="5836A244" w14:textId="77777777" w:rsidR="000E5621" w:rsidRDefault="00AA2F10" w:rsidP="00C760B5">
            <w:pPr>
              <w:spacing w:after="0"/>
              <w:jc w:val="center"/>
            </w:pPr>
            <w:r>
              <w:rPr>
                <w:rFonts w:ascii="Times New Roman" w:eastAsia="Times New Roman" w:hAnsi="Times New Roman" w:cs="Times New Roman"/>
                <w:sz w:val="21"/>
              </w:rPr>
              <w:t>Discusses FP with spouse</w:t>
            </w:r>
          </w:p>
        </w:tc>
        <w:tc>
          <w:tcPr>
            <w:tcW w:w="1458" w:type="dxa"/>
            <w:tcBorders>
              <w:top w:val="nil"/>
              <w:left w:val="nil"/>
              <w:bottom w:val="nil"/>
              <w:right w:val="nil"/>
            </w:tcBorders>
          </w:tcPr>
          <w:p w14:paraId="42FBE418" w14:textId="77777777" w:rsidR="000E5621" w:rsidRDefault="00AA2F10" w:rsidP="00C760B5">
            <w:pPr>
              <w:spacing w:after="0"/>
              <w:jc w:val="center"/>
            </w:pPr>
            <w:r>
              <w:rPr>
                <w:rFonts w:ascii="Times New Roman" w:eastAsia="Times New Roman" w:hAnsi="Times New Roman" w:cs="Times New Roman"/>
                <w:sz w:val="21"/>
              </w:rPr>
              <w:t>82 (41.0%)</w:t>
            </w:r>
          </w:p>
        </w:tc>
        <w:tc>
          <w:tcPr>
            <w:tcW w:w="1458" w:type="dxa"/>
            <w:tcBorders>
              <w:top w:val="nil"/>
              <w:left w:val="nil"/>
              <w:bottom w:val="nil"/>
              <w:right w:val="nil"/>
            </w:tcBorders>
          </w:tcPr>
          <w:p w14:paraId="546A3AF1" w14:textId="77777777" w:rsidR="000E5621" w:rsidRDefault="00AA2F10" w:rsidP="00C760B5">
            <w:pPr>
              <w:spacing w:after="0"/>
              <w:jc w:val="center"/>
            </w:pPr>
            <w:r>
              <w:rPr>
                <w:rFonts w:ascii="Times New Roman" w:eastAsia="Times New Roman" w:hAnsi="Times New Roman" w:cs="Times New Roman"/>
                <w:sz w:val="21"/>
              </w:rPr>
              <w:t>32 (16.0%)</w:t>
            </w:r>
          </w:p>
        </w:tc>
        <w:tc>
          <w:tcPr>
            <w:tcW w:w="728" w:type="dxa"/>
            <w:tcBorders>
              <w:top w:val="nil"/>
              <w:left w:val="nil"/>
              <w:bottom w:val="nil"/>
              <w:right w:val="nil"/>
            </w:tcBorders>
          </w:tcPr>
          <w:p w14:paraId="0A6421AC" w14:textId="77777777" w:rsidR="000E5621" w:rsidRDefault="00AA2F10" w:rsidP="00C760B5">
            <w:pPr>
              <w:spacing w:after="0"/>
              <w:jc w:val="center"/>
            </w:pPr>
            <w:r>
              <w:rPr>
                <w:rFonts w:ascii="Times New Roman" w:eastAsia="Times New Roman" w:hAnsi="Times New Roman" w:cs="Times New Roman"/>
                <w:sz w:val="21"/>
              </w:rPr>
              <w:t>11.10</w:t>
            </w:r>
          </w:p>
        </w:tc>
        <w:tc>
          <w:tcPr>
            <w:tcW w:w="486" w:type="dxa"/>
            <w:tcBorders>
              <w:top w:val="nil"/>
              <w:left w:val="nil"/>
              <w:bottom w:val="nil"/>
              <w:right w:val="nil"/>
            </w:tcBorders>
          </w:tcPr>
          <w:p w14:paraId="3E6C6919" w14:textId="77777777" w:rsidR="000E5621" w:rsidRDefault="00AA2F10" w:rsidP="00C760B5">
            <w:pPr>
              <w:spacing w:after="0"/>
              <w:jc w:val="center"/>
            </w:pPr>
            <w:r>
              <w:rPr>
                <w:rFonts w:ascii="Times New Roman" w:eastAsia="Times New Roman" w:hAnsi="Times New Roman" w:cs="Times New Roman"/>
                <w:sz w:val="21"/>
              </w:rPr>
              <w:t>1</w:t>
            </w:r>
          </w:p>
        </w:tc>
        <w:tc>
          <w:tcPr>
            <w:tcW w:w="849" w:type="dxa"/>
            <w:tcBorders>
              <w:top w:val="nil"/>
              <w:left w:val="nil"/>
              <w:bottom w:val="nil"/>
              <w:right w:val="nil"/>
            </w:tcBorders>
          </w:tcPr>
          <w:p w14:paraId="6008C4F6" w14:textId="77777777" w:rsidR="000E5621" w:rsidRDefault="00AA2F10" w:rsidP="00C760B5">
            <w:pPr>
              <w:spacing w:after="0"/>
              <w:jc w:val="center"/>
            </w:pPr>
            <w:r>
              <w:rPr>
                <w:rFonts w:ascii="Times New Roman" w:eastAsia="Times New Roman" w:hAnsi="Times New Roman" w:cs="Times New Roman"/>
                <w:sz w:val="21"/>
              </w:rPr>
              <w:t>&lt;.001</w:t>
            </w:r>
          </w:p>
        </w:tc>
      </w:tr>
      <w:tr w:rsidR="000E5621" w14:paraId="24CCCB6A" w14:textId="77777777" w:rsidTr="00682DEA">
        <w:trPr>
          <w:trHeight w:val="372"/>
        </w:trPr>
        <w:tc>
          <w:tcPr>
            <w:tcW w:w="1823" w:type="dxa"/>
            <w:tcBorders>
              <w:top w:val="nil"/>
              <w:left w:val="nil"/>
              <w:bottom w:val="nil"/>
              <w:right w:val="nil"/>
            </w:tcBorders>
          </w:tcPr>
          <w:p w14:paraId="7DD7C8E4" w14:textId="77777777" w:rsidR="000E5621" w:rsidRDefault="000E5621" w:rsidP="00C760B5">
            <w:pPr>
              <w:spacing w:after="0"/>
            </w:pPr>
          </w:p>
        </w:tc>
        <w:tc>
          <w:tcPr>
            <w:tcW w:w="1944" w:type="dxa"/>
            <w:tcBorders>
              <w:top w:val="nil"/>
              <w:left w:val="nil"/>
              <w:bottom w:val="nil"/>
              <w:right w:val="nil"/>
            </w:tcBorders>
          </w:tcPr>
          <w:p w14:paraId="5A42C445" w14:textId="77777777" w:rsidR="000E5621" w:rsidRDefault="00AA2F10" w:rsidP="00C760B5">
            <w:pPr>
              <w:spacing w:after="0"/>
              <w:jc w:val="center"/>
            </w:pPr>
            <w:r>
              <w:rPr>
                <w:rFonts w:ascii="Times New Roman" w:eastAsia="Times New Roman" w:hAnsi="Times New Roman" w:cs="Times New Roman"/>
                <w:sz w:val="21"/>
              </w:rPr>
              <w:t>Does not discuss</w:t>
            </w:r>
          </w:p>
        </w:tc>
        <w:tc>
          <w:tcPr>
            <w:tcW w:w="1458" w:type="dxa"/>
            <w:tcBorders>
              <w:top w:val="nil"/>
              <w:left w:val="nil"/>
              <w:bottom w:val="nil"/>
              <w:right w:val="nil"/>
            </w:tcBorders>
          </w:tcPr>
          <w:p w14:paraId="4E706534" w14:textId="77777777" w:rsidR="000E5621" w:rsidRDefault="00AA2F10" w:rsidP="00C760B5">
            <w:pPr>
              <w:spacing w:after="0"/>
              <w:jc w:val="center"/>
            </w:pPr>
            <w:r>
              <w:rPr>
                <w:rFonts w:ascii="Times New Roman" w:eastAsia="Times New Roman" w:hAnsi="Times New Roman" w:cs="Times New Roman"/>
                <w:sz w:val="21"/>
              </w:rPr>
              <w:t>42 (21.0%)</w:t>
            </w:r>
          </w:p>
        </w:tc>
        <w:tc>
          <w:tcPr>
            <w:tcW w:w="1458" w:type="dxa"/>
            <w:tcBorders>
              <w:top w:val="nil"/>
              <w:left w:val="nil"/>
              <w:bottom w:val="nil"/>
              <w:right w:val="nil"/>
            </w:tcBorders>
          </w:tcPr>
          <w:p w14:paraId="48E76970" w14:textId="77777777" w:rsidR="000E5621" w:rsidRDefault="00AA2F10" w:rsidP="00C760B5">
            <w:pPr>
              <w:spacing w:after="0"/>
              <w:jc w:val="center"/>
            </w:pPr>
            <w:r>
              <w:rPr>
                <w:rFonts w:ascii="Times New Roman" w:eastAsia="Times New Roman" w:hAnsi="Times New Roman" w:cs="Times New Roman"/>
                <w:sz w:val="21"/>
              </w:rPr>
              <w:t>44 (22.0%)</w:t>
            </w:r>
          </w:p>
        </w:tc>
        <w:tc>
          <w:tcPr>
            <w:tcW w:w="728" w:type="dxa"/>
            <w:tcBorders>
              <w:top w:val="nil"/>
              <w:left w:val="nil"/>
              <w:bottom w:val="nil"/>
              <w:right w:val="nil"/>
            </w:tcBorders>
          </w:tcPr>
          <w:p w14:paraId="70C4B697" w14:textId="77777777" w:rsidR="000E5621" w:rsidRDefault="000E5621" w:rsidP="00C760B5">
            <w:pPr>
              <w:spacing w:after="0"/>
              <w:jc w:val="center"/>
            </w:pPr>
          </w:p>
        </w:tc>
        <w:tc>
          <w:tcPr>
            <w:tcW w:w="486" w:type="dxa"/>
            <w:tcBorders>
              <w:top w:val="nil"/>
              <w:left w:val="nil"/>
              <w:bottom w:val="nil"/>
              <w:right w:val="nil"/>
            </w:tcBorders>
          </w:tcPr>
          <w:p w14:paraId="459DB4F1" w14:textId="77777777" w:rsidR="000E5621" w:rsidRDefault="000E5621" w:rsidP="00C760B5">
            <w:pPr>
              <w:spacing w:after="0"/>
              <w:jc w:val="center"/>
            </w:pPr>
          </w:p>
        </w:tc>
        <w:tc>
          <w:tcPr>
            <w:tcW w:w="849" w:type="dxa"/>
            <w:tcBorders>
              <w:top w:val="nil"/>
              <w:left w:val="nil"/>
              <w:bottom w:val="nil"/>
              <w:right w:val="nil"/>
            </w:tcBorders>
          </w:tcPr>
          <w:p w14:paraId="4E336594" w14:textId="77777777" w:rsidR="000E5621" w:rsidRDefault="000E5621" w:rsidP="00C760B5">
            <w:pPr>
              <w:spacing w:after="0"/>
              <w:jc w:val="center"/>
            </w:pPr>
          </w:p>
        </w:tc>
      </w:tr>
      <w:tr w:rsidR="000E5621" w14:paraId="12CC5F0E" w14:textId="77777777" w:rsidTr="00682DEA">
        <w:trPr>
          <w:trHeight w:val="590"/>
        </w:trPr>
        <w:tc>
          <w:tcPr>
            <w:tcW w:w="1823" w:type="dxa"/>
            <w:tcBorders>
              <w:top w:val="nil"/>
              <w:left w:val="nil"/>
              <w:bottom w:val="nil"/>
              <w:right w:val="nil"/>
            </w:tcBorders>
          </w:tcPr>
          <w:p w14:paraId="5FA46385" w14:textId="77777777" w:rsidR="000E5621" w:rsidRDefault="00AA2F10" w:rsidP="00C760B5">
            <w:pPr>
              <w:spacing w:after="0"/>
            </w:pPr>
            <w:r>
              <w:rPr>
                <w:rFonts w:ascii="Times New Roman" w:eastAsia="Times New Roman" w:hAnsi="Times New Roman" w:cs="Times New Roman"/>
                <w:sz w:val="21"/>
              </w:rPr>
              <w:t>Religious leader support</w:t>
            </w:r>
          </w:p>
        </w:tc>
        <w:tc>
          <w:tcPr>
            <w:tcW w:w="1944" w:type="dxa"/>
            <w:tcBorders>
              <w:top w:val="nil"/>
              <w:left w:val="nil"/>
              <w:bottom w:val="nil"/>
              <w:right w:val="nil"/>
            </w:tcBorders>
          </w:tcPr>
          <w:p w14:paraId="408AC021" w14:textId="77777777" w:rsidR="000E5621" w:rsidRDefault="00AA2F10" w:rsidP="00C760B5">
            <w:pPr>
              <w:spacing w:after="0"/>
              <w:jc w:val="center"/>
            </w:pPr>
            <w:r>
              <w:rPr>
                <w:rFonts w:ascii="Times New Roman" w:eastAsia="Times New Roman" w:hAnsi="Times New Roman" w:cs="Times New Roman"/>
                <w:sz w:val="21"/>
              </w:rPr>
              <w:t>Leader supports FP</w:t>
            </w:r>
          </w:p>
        </w:tc>
        <w:tc>
          <w:tcPr>
            <w:tcW w:w="1458" w:type="dxa"/>
            <w:tcBorders>
              <w:top w:val="nil"/>
              <w:left w:val="nil"/>
              <w:bottom w:val="nil"/>
              <w:right w:val="nil"/>
            </w:tcBorders>
          </w:tcPr>
          <w:p w14:paraId="25F99186" w14:textId="77777777" w:rsidR="000E5621" w:rsidRDefault="00AA2F10" w:rsidP="00C760B5">
            <w:pPr>
              <w:spacing w:after="0"/>
              <w:jc w:val="center"/>
            </w:pPr>
            <w:r>
              <w:rPr>
                <w:rFonts w:ascii="Times New Roman" w:eastAsia="Times New Roman" w:hAnsi="Times New Roman" w:cs="Times New Roman"/>
                <w:sz w:val="21"/>
              </w:rPr>
              <w:t>60 (30.0%)</w:t>
            </w:r>
          </w:p>
        </w:tc>
        <w:tc>
          <w:tcPr>
            <w:tcW w:w="1458" w:type="dxa"/>
            <w:tcBorders>
              <w:top w:val="nil"/>
              <w:left w:val="nil"/>
              <w:bottom w:val="nil"/>
              <w:right w:val="nil"/>
            </w:tcBorders>
          </w:tcPr>
          <w:p w14:paraId="72508BDB" w14:textId="77777777" w:rsidR="000E5621" w:rsidRDefault="00AA2F10" w:rsidP="00C760B5">
            <w:pPr>
              <w:spacing w:after="0"/>
              <w:jc w:val="center"/>
            </w:pPr>
            <w:r>
              <w:rPr>
                <w:rFonts w:ascii="Times New Roman" w:eastAsia="Times New Roman" w:hAnsi="Times New Roman" w:cs="Times New Roman"/>
                <w:sz w:val="21"/>
              </w:rPr>
              <w:t>21 (10.5%)</w:t>
            </w:r>
          </w:p>
        </w:tc>
        <w:tc>
          <w:tcPr>
            <w:tcW w:w="728" w:type="dxa"/>
            <w:tcBorders>
              <w:top w:val="nil"/>
              <w:left w:val="nil"/>
              <w:bottom w:val="nil"/>
              <w:right w:val="nil"/>
            </w:tcBorders>
          </w:tcPr>
          <w:p w14:paraId="17124A05" w14:textId="77777777" w:rsidR="000E5621" w:rsidRDefault="00AA2F10" w:rsidP="00C760B5">
            <w:pPr>
              <w:spacing w:after="0"/>
              <w:jc w:val="center"/>
            </w:pPr>
            <w:r>
              <w:rPr>
                <w:rFonts w:ascii="Times New Roman" w:eastAsia="Times New Roman" w:hAnsi="Times New Roman" w:cs="Times New Roman"/>
                <w:sz w:val="21"/>
              </w:rPr>
              <w:t>8.42</w:t>
            </w:r>
          </w:p>
        </w:tc>
        <w:tc>
          <w:tcPr>
            <w:tcW w:w="486" w:type="dxa"/>
            <w:tcBorders>
              <w:top w:val="nil"/>
              <w:left w:val="nil"/>
              <w:bottom w:val="nil"/>
              <w:right w:val="nil"/>
            </w:tcBorders>
          </w:tcPr>
          <w:p w14:paraId="33AE663A" w14:textId="77777777" w:rsidR="000E5621" w:rsidRDefault="00AA2F10" w:rsidP="00C760B5">
            <w:pPr>
              <w:spacing w:after="0"/>
              <w:jc w:val="center"/>
            </w:pPr>
            <w:r>
              <w:rPr>
                <w:rFonts w:ascii="Times New Roman" w:eastAsia="Times New Roman" w:hAnsi="Times New Roman" w:cs="Times New Roman"/>
                <w:sz w:val="21"/>
              </w:rPr>
              <w:t>1</w:t>
            </w:r>
          </w:p>
        </w:tc>
        <w:tc>
          <w:tcPr>
            <w:tcW w:w="849" w:type="dxa"/>
            <w:tcBorders>
              <w:top w:val="nil"/>
              <w:left w:val="nil"/>
              <w:bottom w:val="nil"/>
              <w:right w:val="nil"/>
            </w:tcBorders>
          </w:tcPr>
          <w:p w14:paraId="449492B1" w14:textId="77777777" w:rsidR="000E5621" w:rsidRDefault="00AA2F10" w:rsidP="00C760B5">
            <w:pPr>
              <w:spacing w:after="0"/>
              <w:jc w:val="center"/>
            </w:pPr>
            <w:r>
              <w:rPr>
                <w:rFonts w:ascii="Times New Roman" w:eastAsia="Times New Roman" w:hAnsi="Times New Roman" w:cs="Times New Roman"/>
                <w:sz w:val="21"/>
              </w:rPr>
              <w:t>.004</w:t>
            </w:r>
          </w:p>
        </w:tc>
      </w:tr>
      <w:tr w:rsidR="000E5621" w14:paraId="66F70AFC" w14:textId="77777777" w:rsidTr="00682DEA">
        <w:trPr>
          <w:trHeight w:val="372"/>
        </w:trPr>
        <w:tc>
          <w:tcPr>
            <w:tcW w:w="1823" w:type="dxa"/>
            <w:tcBorders>
              <w:top w:val="nil"/>
              <w:left w:val="nil"/>
              <w:bottom w:val="single" w:sz="8" w:space="0" w:color="000000"/>
              <w:right w:val="nil"/>
            </w:tcBorders>
          </w:tcPr>
          <w:p w14:paraId="45674BE4" w14:textId="77777777" w:rsidR="000E5621" w:rsidRDefault="000E5621" w:rsidP="00C760B5">
            <w:pPr>
              <w:spacing w:after="0"/>
            </w:pPr>
          </w:p>
        </w:tc>
        <w:tc>
          <w:tcPr>
            <w:tcW w:w="1944" w:type="dxa"/>
            <w:tcBorders>
              <w:top w:val="nil"/>
              <w:left w:val="nil"/>
              <w:bottom w:val="single" w:sz="8" w:space="0" w:color="000000"/>
              <w:right w:val="nil"/>
            </w:tcBorders>
          </w:tcPr>
          <w:p w14:paraId="26D73F53" w14:textId="77777777" w:rsidR="000E5621" w:rsidRDefault="00AA2F10" w:rsidP="00C760B5">
            <w:pPr>
              <w:spacing w:after="0"/>
              <w:jc w:val="center"/>
            </w:pPr>
            <w:r>
              <w:rPr>
                <w:rFonts w:ascii="Times New Roman" w:eastAsia="Times New Roman" w:hAnsi="Times New Roman" w:cs="Times New Roman"/>
                <w:sz w:val="21"/>
              </w:rPr>
              <w:t>No leader support</w:t>
            </w:r>
          </w:p>
        </w:tc>
        <w:tc>
          <w:tcPr>
            <w:tcW w:w="1458" w:type="dxa"/>
            <w:tcBorders>
              <w:top w:val="nil"/>
              <w:left w:val="nil"/>
              <w:bottom w:val="single" w:sz="8" w:space="0" w:color="000000"/>
              <w:right w:val="nil"/>
            </w:tcBorders>
          </w:tcPr>
          <w:p w14:paraId="2AA5104C" w14:textId="77777777" w:rsidR="000E5621" w:rsidRDefault="00AA2F10" w:rsidP="00C760B5">
            <w:pPr>
              <w:spacing w:after="0"/>
              <w:jc w:val="center"/>
            </w:pPr>
            <w:r>
              <w:rPr>
                <w:rFonts w:ascii="Times New Roman" w:eastAsia="Times New Roman" w:hAnsi="Times New Roman" w:cs="Times New Roman"/>
                <w:sz w:val="21"/>
              </w:rPr>
              <w:t>64 (32.0%)</w:t>
            </w:r>
          </w:p>
        </w:tc>
        <w:tc>
          <w:tcPr>
            <w:tcW w:w="1458" w:type="dxa"/>
            <w:tcBorders>
              <w:top w:val="nil"/>
              <w:left w:val="nil"/>
              <w:bottom w:val="single" w:sz="8" w:space="0" w:color="000000"/>
              <w:right w:val="nil"/>
            </w:tcBorders>
          </w:tcPr>
          <w:p w14:paraId="196EEF7B" w14:textId="77777777" w:rsidR="000E5621" w:rsidRDefault="00AA2F10" w:rsidP="00C760B5">
            <w:pPr>
              <w:spacing w:after="0"/>
              <w:jc w:val="center"/>
            </w:pPr>
            <w:r>
              <w:rPr>
                <w:rFonts w:ascii="Times New Roman" w:eastAsia="Times New Roman" w:hAnsi="Times New Roman" w:cs="Times New Roman"/>
                <w:sz w:val="21"/>
              </w:rPr>
              <w:t>55 (27.5%)</w:t>
            </w:r>
          </w:p>
        </w:tc>
        <w:tc>
          <w:tcPr>
            <w:tcW w:w="728" w:type="dxa"/>
            <w:tcBorders>
              <w:top w:val="nil"/>
              <w:left w:val="nil"/>
              <w:bottom w:val="single" w:sz="8" w:space="0" w:color="000000"/>
              <w:right w:val="nil"/>
            </w:tcBorders>
          </w:tcPr>
          <w:p w14:paraId="4FE5FA2E" w14:textId="77777777" w:rsidR="000E5621" w:rsidRDefault="000E5621" w:rsidP="00C760B5">
            <w:pPr>
              <w:spacing w:after="0"/>
              <w:jc w:val="center"/>
            </w:pPr>
          </w:p>
        </w:tc>
        <w:tc>
          <w:tcPr>
            <w:tcW w:w="486" w:type="dxa"/>
            <w:tcBorders>
              <w:top w:val="nil"/>
              <w:left w:val="nil"/>
              <w:bottom w:val="single" w:sz="8" w:space="0" w:color="000000"/>
              <w:right w:val="nil"/>
            </w:tcBorders>
          </w:tcPr>
          <w:p w14:paraId="44BB8EE7" w14:textId="77777777" w:rsidR="000E5621" w:rsidRDefault="000E5621" w:rsidP="00C760B5">
            <w:pPr>
              <w:spacing w:after="0"/>
              <w:jc w:val="center"/>
            </w:pPr>
          </w:p>
        </w:tc>
        <w:tc>
          <w:tcPr>
            <w:tcW w:w="849" w:type="dxa"/>
            <w:tcBorders>
              <w:top w:val="nil"/>
              <w:left w:val="nil"/>
              <w:bottom w:val="single" w:sz="8" w:space="0" w:color="000000"/>
              <w:right w:val="nil"/>
            </w:tcBorders>
          </w:tcPr>
          <w:p w14:paraId="6A6605BD" w14:textId="77777777" w:rsidR="000E5621" w:rsidRDefault="000E5621" w:rsidP="00C760B5">
            <w:pPr>
              <w:spacing w:after="0"/>
              <w:jc w:val="center"/>
            </w:pPr>
          </w:p>
        </w:tc>
      </w:tr>
    </w:tbl>
    <w:p w14:paraId="2E6D51E5" w14:textId="2C92CA8C" w:rsidR="000E5621" w:rsidRDefault="000E5621" w:rsidP="00C760B5">
      <w:pPr>
        <w:spacing w:after="0"/>
      </w:pPr>
    </w:p>
    <w:p w14:paraId="000002DE" w14:textId="31BE952B" w:rsidR="001D1787" w:rsidRDefault="00AA2F10" w:rsidP="00C760B5">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rPr>
        <w:t xml:space="preserve">Standard ML logistic regression models were fitted for age and education as sets of dummy-coded contrasts, for completeness. Relative to the Over-38 reference category, the 27–32 age band showed a significant, negative association with uptake (OR = 0.34, 95% CI [0.14, 0.84], </w:t>
      </w:r>
      <w:r w:rsidRPr="00682DEA">
        <w:rPr>
          <w:rFonts w:ascii="Times New Roman" w:eastAsia="Times New Roman" w:hAnsi="Times New Roman" w:cs="Times New Roman"/>
          <w:i/>
          <w:iCs/>
          <w:sz w:val="24"/>
        </w:rPr>
        <w:t>p</w:t>
      </w:r>
      <w:r>
        <w:rPr>
          <w:rFonts w:ascii="Times New Roman" w:eastAsia="Times New Roman" w:hAnsi="Times New Roman" w:cs="Times New Roman"/>
          <w:sz w:val="24"/>
        </w:rPr>
        <w:t xml:space="preserve"> = .019); none of the other three age contrasts reached significance. Relative to no formal </w:t>
      </w:r>
      <w:r>
        <w:rPr>
          <w:rFonts w:ascii="Times New Roman" w:eastAsia="Times New Roman" w:hAnsi="Times New Roman" w:cs="Times New Roman"/>
          <w:sz w:val="24"/>
        </w:rPr>
        <w:lastRenderedPageBreak/>
        <w:t xml:space="preserve">education, both primary education (OR = 2.21, 95% CI [1.18, 4.14], </w:t>
      </w:r>
      <w:r w:rsidRPr="00682DEA">
        <w:rPr>
          <w:rFonts w:ascii="Times New Roman" w:eastAsia="Times New Roman" w:hAnsi="Times New Roman" w:cs="Times New Roman"/>
          <w:i/>
          <w:iCs/>
          <w:sz w:val="24"/>
        </w:rPr>
        <w:t>p</w:t>
      </w:r>
      <w:r>
        <w:rPr>
          <w:rFonts w:ascii="Times New Roman" w:eastAsia="Times New Roman" w:hAnsi="Times New Roman" w:cs="Times New Roman"/>
          <w:sz w:val="24"/>
        </w:rPr>
        <w:t xml:space="preserve"> = .013) and secondary-or-above education (OR = 2.75, 95% CI [1.10, 6.90], </w:t>
      </w:r>
      <w:r w:rsidRPr="00682DEA">
        <w:rPr>
          <w:rFonts w:ascii="Times New Roman" w:eastAsia="Times New Roman" w:hAnsi="Times New Roman" w:cs="Times New Roman"/>
          <w:i/>
          <w:iCs/>
          <w:sz w:val="24"/>
        </w:rPr>
        <w:t>p</w:t>
      </w:r>
      <w:r>
        <w:rPr>
          <w:rFonts w:ascii="Times New Roman" w:eastAsia="Times New Roman" w:hAnsi="Times New Roman" w:cs="Times New Roman"/>
          <w:sz w:val="24"/>
        </w:rPr>
        <w:t xml:space="preserve"> = .031) were significantly associated with higher odds of uptake. </w:t>
      </w:r>
      <w:r w:rsidR="009B4822">
        <w:rPr>
          <w:rFonts w:ascii="Times New Roman" w:eastAsia="Times New Roman" w:hAnsi="Times New Roman" w:cs="Times New Roman"/>
          <w:sz w:val="24"/>
          <w:szCs w:val="24"/>
        </w:rPr>
        <w:t xml:space="preserve">Women with primary education had over twice the odds of uptake compared to women with no formal education, and women with secondary or higher education had nearly three times the odds, indicating a positive, graded relationship between education and FP uptake. </w:t>
      </w:r>
      <w:r>
        <w:rPr>
          <w:rFonts w:ascii="Times New Roman" w:eastAsia="Times New Roman" w:hAnsi="Times New Roman" w:cs="Times New Roman"/>
          <w:sz w:val="24"/>
        </w:rPr>
        <w:t xml:space="preserve">Couple communication (OR = 2.68, 95% CI [1.49, 4.83], </w:t>
      </w:r>
      <w:r w:rsidRPr="00682DEA">
        <w:rPr>
          <w:rFonts w:ascii="Times New Roman" w:eastAsia="Times New Roman" w:hAnsi="Times New Roman" w:cs="Times New Roman"/>
          <w:i/>
          <w:iCs/>
          <w:sz w:val="24"/>
        </w:rPr>
        <w:t>p</w:t>
      </w:r>
      <w:r>
        <w:rPr>
          <w:rFonts w:ascii="Times New Roman" w:eastAsia="Times New Roman" w:hAnsi="Times New Roman" w:cs="Times New Roman"/>
          <w:sz w:val="24"/>
        </w:rPr>
        <w:t xml:space="preserve"> &lt; .001) showed the largest association among contextual factors, followed by spousal support (OR = 2.48, 95% CI [1.37, 4.48], </w:t>
      </w:r>
      <w:r w:rsidRPr="00682DEA">
        <w:rPr>
          <w:rFonts w:ascii="Times New Roman" w:eastAsia="Times New Roman" w:hAnsi="Times New Roman" w:cs="Times New Roman"/>
          <w:i/>
          <w:iCs/>
          <w:sz w:val="24"/>
        </w:rPr>
        <w:t>p</w:t>
      </w:r>
      <w:r>
        <w:rPr>
          <w:rFonts w:ascii="Times New Roman" w:eastAsia="Times New Roman" w:hAnsi="Times New Roman" w:cs="Times New Roman"/>
          <w:sz w:val="24"/>
        </w:rPr>
        <w:t xml:space="preserve"> = .003) and religious leader support (OR = 2.46, 95% CI [1.33, 4.54], </w:t>
      </w:r>
      <w:r w:rsidRPr="00682DEA">
        <w:rPr>
          <w:rFonts w:ascii="Times New Roman" w:eastAsia="Times New Roman" w:hAnsi="Times New Roman" w:cs="Times New Roman"/>
          <w:i/>
          <w:iCs/>
          <w:sz w:val="24"/>
        </w:rPr>
        <w:t>p</w:t>
      </w:r>
      <w:r>
        <w:rPr>
          <w:rFonts w:ascii="Times New Roman" w:eastAsia="Times New Roman" w:hAnsi="Times New Roman" w:cs="Times New Roman"/>
          <w:sz w:val="24"/>
        </w:rPr>
        <w:t xml:space="preserve"> = .004)</w:t>
      </w:r>
      <w:r w:rsidR="009B4822">
        <w:rPr>
          <w:rFonts w:ascii="Times New Roman" w:eastAsia="Times New Roman" w:hAnsi="Times New Roman" w:cs="Times New Roman"/>
          <w:sz w:val="24"/>
        </w:rPr>
        <w:t xml:space="preserve">, </w:t>
      </w:r>
      <w:r w:rsidR="009B4822">
        <w:rPr>
          <w:rFonts w:ascii="Times New Roman" w:eastAsia="Times New Roman" w:hAnsi="Times New Roman" w:cs="Times New Roman"/>
          <w:sz w:val="24"/>
          <w:szCs w:val="24"/>
        </w:rPr>
        <w:t>reinforcing the critical role of male partner involvement and community-level normative endorsement in FP decision-making within Mandera County's patriarchal social structure</w:t>
      </w:r>
      <w:r>
        <w:rPr>
          <w:rFonts w:ascii="Times New Roman" w:eastAsia="Times New Roman" w:hAnsi="Times New Roman" w:cs="Times New Roman"/>
          <w:sz w:val="24"/>
        </w:rPr>
        <w:t>.</w:t>
      </w:r>
    </w:p>
    <w:p w14:paraId="000002DF" w14:textId="77777777" w:rsidR="001D1787" w:rsidRDefault="00AA2F10" w:rsidP="00C760B5">
      <w:pPr>
        <w:spacing w:after="0"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sz w:val="24"/>
        </w:rPr>
        <w:t>Table 4.9</w:t>
      </w:r>
    </w:p>
    <w:p w14:paraId="32EB8AB2" w14:textId="77777777" w:rsidR="000E5621" w:rsidRDefault="00AA2F10" w:rsidP="002D10AF">
      <w:pPr>
        <w:spacing w:after="0" w:line="480" w:lineRule="auto"/>
      </w:pPr>
      <w:r>
        <w:rPr>
          <w:rFonts w:ascii="Times New Roman" w:eastAsia="Times New Roman" w:hAnsi="Times New Roman" w:cs="Times New Roman"/>
          <w:i/>
          <w:sz w:val="24"/>
        </w:rPr>
        <w:t>Logistic Regression — Contextual Factors and FP Uptake (N = 200)</w:t>
      </w:r>
    </w:p>
    <w:tbl>
      <w:tblPr>
        <w:tblW w:w="0" w:type="auto"/>
        <w:tblLayout w:type="fixed"/>
        <w:tblLook w:val="04A0" w:firstRow="1" w:lastRow="0" w:firstColumn="1" w:lastColumn="0" w:noHBand="0" w:noVBand="1"/>
      </w:tblPr>
      <w:tblGrid>
        <w:gridCol w:w="4320"/>
        <w:gridCol w:w="3600"/>
        <w:gridCol w:w="1440"/>
      </w:tblGrid>
      <w:tr w:rsidR="000E5621" w14:paraId="2600E58D" w14:textId="77777777">
        <w:tc>
          <w:tcPr>
            <w:tcW w:w="4320" w:type="dxa"/>
            <w:tcBorders>
              <w:top w:val="single" w:sz="8" w:space="0" w:color="000000"/>
              <w:left w:val="nil"/>
              <w:bottom w:val="single" w:sz="6" w:space="0" w:color="000000"/>
              <w:right w:val="nil"/>
            </w:tcBorders>
          </w:tcPr>
          <w:p w14:paraId="1134939A" w14:textId="77777777" w:rsidR="000E5621" w:rsidRDefault="00AA2F10" w:rsidP="00C760B5">
            <w:pPr>
              <w:spacing w:after="0"/>
              <w:jc w:val="center"/>
            </w:pPr>
            <w:r>
              <w:rPr>
                <w:rFonts w:ascii="Times New Roman" w:eastAsia="Times New Roman" w:hAnsi="Times New Roman" w:cs="Times New Roman"/>
                <w:b/>
                <w:sz w:val="21"/>
              </w:rPr>
              <w:t>Variable</w:t>
            </w:r>
          </w:p>
        </w:tc>
        <w:tc>
          <w:tcPr>
            <w:tcW w:w="3600" w:type="dxa"/>
            <w:tcBorders>
              <w:top w:val="single" w:sz="8" w:space="0" w:color="000000"/>
              <w:left w:val="nil"/>
              <w:bottom w:val="single" w:sz="6" w:space="0" w:color="000000"/>
              <w:right w:val="nil"/>
            </w:tcBorders>
          </w:tcPr>
          <w:p w14:paraId="290F329E" w14:textId="77777777" w:rsidR="000E5621" w:rsidRDefault="00AA2F10" w:rsidP="00C760B5">
            <w:pPr>
              <w:spacing w:after="0"/>
              <w:jc w:val="center"/>
            </w:pPr>
            <w:r>
              <w:rPr>
                <w:rFonts w:ascii="Times New Roman" w:eastAsia="Times New Roman" w:hAnsi="Times New Roman" w:cs="Times New Roman"/>
                <w:b/>
                <w:sz w:val="21"/>
              </w:rPr>
              <w:t>OR [95% CI]</w:t>
            </w:r>
          </w:p>
        </w:tc>
        <w:tc>
          <w:tcPr>
            <w:tcW w:w="1440" w:type="dxa"/>
            <w:tcBorders>
              <w:top w:val="single" w:sz="8" w:space="0" w:color="000000"/>
              <w:left w:val="nil"/>
              <w:bottom w:val="single" w:sz="6" w:space="0" w:color="000000"/>
              <w:right w:val="nil"/>
            </w:tcBorders>
          </w:tcPr>
          <w:p w14:paraId="4715AFAA" w14:textId="77777777" w:rsidR="000E5621" w:rsidRDefault="00AA2F10" w:rsidP="00C760B5">
            <w:pPr>
              <w:spacing w:after="0"/>
              <w:jc w:val="center"/>
            </w:pPr>
            <w:r>
              <w:rPr>
                <w:rFonts w:ascii="Times New Roman" w:eastAsia="Times New Roman" w:hAnsi="Times New Roman" w:cs="Times New Roman"/>
                <w:b/>
                <w:sz w:val="21"/>
              </w:rPr>
              <w:t>p</w:t>
            </w:r>
          </w:p>
        </w:tc>
      </w:tr>
      <w:tr w:rsidR="000E5621" w14:paraId="1EAC5972" w14:textId="77777777">
        <w:tc>
          <w:tcPr>
            <w:tcW w:w="4320" w:type="dxa"/>
            <w:tcBorders>
              <w:top w:val="nil"/>
              <w:left w:val="nil"/>
              <w:bottom w:val="nil"/>
              <w:right w:val="nil"/>
            </w:tcBorders>
          </w:tcPr>
          <w:p w14:paraId="0B730F11" w14:textId="77777777" w:rsidR="000E5621" w:rsidRDefault="00AA2F10" w:rsidP="00C760B5">
            <w:pPr>
              <w:spacing w:after="0"/>
            </w:pPr>
            <w:r>
              <w:rPr>
                <w:rFonts w:ascii="Times New Roman" w:eastAsia="Times New Roman" w:hAnsi="Times New Roman" w:cs="Times New Roman"/>
                <w:sz w:val="21"/>
              </w:rPr>
              <w:t>18-20 (ref: Over 38)</w:t>
            </w:r>
          </w:p>
        </w:tc>
        <w:tc>
          <w:tcPr>
            <w:tcW w:w="3600" w:type="dxa"/>
            <w:tcBorders>
              <w:top w:val="nil"/>
              <w:left w:val="nil"/>
              <w:bottom w:val="nil"/>
              <w:right w:val="nil"/>
            </w:tcBorders>
          </w:tcPr>
          <w:p w14:paraId="5815C588" w14:textId="77777777" w:rsidR="000E5621" w:rsidRDefault="00AA2F10" w:rsidP="00C760B5">
            <w:pPr>
              <w:spacing w:after="0"/>
              <w:jc w:val="center"/>
            </w:pPr>
            <w:r>
              <w:rPr>
                <w:rFonts w:ascii="Times New Roman" w:eastAsia="Times New Roman" w:hAnsi="Times New Roman" w:cs="Times New Roman"/>
                <w:sz w:val="21"/>
              </w:rPr>
              <w:t>0.86 [0.33, 2.23]</w:t>
            </w:r>
          </w:p>
        </w:tc>
        <w:tc>
          <w:tcPr>
            <w:tcW w:w="1440" w:type="dxa"/>
            <w:tcBorders>
              <w:top w:val="nil"/>
              <w:left w:val="nil"/>
              <w:bottom w:val="nil"/>
              <w:right w:val="nil"/>
            </w:tcBorders>
          </w:tcPr>
          <w:p w14:paraId="5647E1C0" w14:textId="77777777" w:rsidR="000E5621" w:rsidRDefault="00AA2F10" w:rsidP="00C760B5">
            <w:pPr>
              <w:spacing w:after="0"/>
              <w:jc w:val="center"/>
            </w:pPr>
            <w:r>
              <w:rPr>
                <w:rFonts w:ascii="Times New Roman" w:eastAsia="Times New Roman" w:hAnsi="Times New Roman" w:cs="Times New Roman"/>
                <w:sz w:val="21"/>
              </w:rPr>
              <w:t>.759</w:t>
            </w:r>
          </w:p>
        </w:tc>
      </w:tr>
      <w:tr w:rsidR="000E5621" w14:paraId="74495179" w14:textId="77777777">
        <w:tc>
          <w:tcPr>
            <w:tcW w:w="4320" w:type="dxa"/>
            <w:tcBorders>
              <w:top w:val="nil"/>
              <w:left w:val="nil"/>
              <w:bottom w:val="nil"/>
              <w:right w:val="nil"/>
            </w:tcBorders>
          </w:tcPr>
          <w:p w14:paraId="54F023F5" w14:textId="77777777" w:rsidR="000E5621" w:rsidRDefault="00AA2F10" w:rsidP="00C760B5">
            <w:pPr>
              <w:spacing w:after="0"/>
            </w:pPr>
            <w:r>
              <w:rPr>
                <w:rFonts w:ascii="Times New Roman" w:eastAsia="Times New Roman" w:hAnsi="Times New Roman" w:cs="Times New Roman"/>
                <w:sz w:val="21"/>
              </w:rPr>
              <w:t>21-26 (ref: Over 38)</w:t>
            </w:r>
          </w:p>
        </w:tc>
        <w:tc>
          <w:tcPr>
            <w:tcW w:w="3600" w:type="dxa"/>
            <w:tcBorders>
              <w:top w:val="nil"/>
              <w:left w:val="nil"/>
              <w:bottom w:val="nil"/>
              <w:right w:val="nil"/>
            </w:tcBorders>
          </w:tcPr>
          <w:p w14:paraId="1BA05B07" w14:textId="77777777" w:rsidR="000E5621" w:rsidRDefault="00AA2F10" w:rsidP="00C760B5">
            <w:pPr>
              <w:spacing w:after="0"/>
              <w:jc w:val="center"/>
            </w:pPr>
            <w:r>
              <w:rPr>
                <w:rFonts w:ascii="Times New Roman" w:eastAsia="Times New Roman" w:hAnsi="Times New Roman" w:cs="Times New Roman"/>
                <w:sz w:val="21"/>
              </w:rPr>
              <w:t>1.39 [0.57, 3.39]</w:t>
            </w:r>
          </w:p>
        </w:tc>
        <w:tc>
          <w:tcPr>
            <w:tcW w:w="1440" w:type="dxa"/>
            <w:tcBorders>
              <w:top w:val="nil"/>
              <w:left w:val="nil"/>
              <w:bottom w:val="nil"/>
              <w:right w:val="nil"/>
            </w:tcBorders>
          </w:tcPr>
          <w:p w14:paraId="71D0DA08" w14:textId="77777777" w:rsidR="000E5621" w:rsidRDefault="00AA2F10" w:rsidP="00C760B5">
            <w:pPr>
              <w:spacing w:after="0"/>
              <w:jc w:val="center"/>
            </w:pPr>
            <w:r>
              <w:rPr>
                <w:rFonts w:ascii="Times New Roman" w:eastAsia="Times New Roman" w:hAnsi="Times New Roman" w:cs="Times New Roman"/>
                <w:sz w:val="21"/>
              </w:rPr>
              <w:t>.466</w:t>
            </w:r>
          </w:p>
        </w:tc>
      </w:tr>
      <w:tr w:rsidR="000E5621" w14:paraId="12646DFA" w14:textId="77777777">
        <w:tc>
          <w:tcPr>
            <w:tcW w:w="4320" w:type="dxa"/>
            <w:tcBorders>
              <w:top w:val="nil"/>
              <w:left w:val="nil"/>
              <w:bottom w:val="nil"/>
              <w:right w:val="nil"/>
            </w:tcBorders>
          </w:tcPr>
          <w:p w14:paraId="3BC796CD" w14:textId="77777777" w:rsidR="000E5621" w:rsidRDefault="00AA2F10" w:rsidP="00C760B5">
            <w:pPr>
              <w:spacing w:after="0"/>
            </w:pPr>
            <w:r>
              <w:rPr>
                <w:rFonts w:ascii="Times New Roman" w:eastAsia="Times New Roman" w:hAnsi="Times New Roman" w:cs="Times New Roman"/>
                <w:sz w:val="21"/>
              </w:rPr>
              <w:t>27-32 (ref: Over 38)</w:t>
            </w:r>
          </w:p>
        </w:tc>
        <w:tc>
          <w:tcPr>
            <w:tcW w:w="3600" w:type="dxa"/>
            <w:tcBorders>
              <w:top w:val="nil"/>
              <w:left w:val="nil"/>
              <w:bottom w:val="nil"/>
              <w:right w:val="nil"/>
            </w:tcBorders>
          </w:tcPr>
          <w:p w14:paraId="72F11C73" w14:textId="77777777" w:rsidR="000E5621" w:rsidRDefault="00AA2F10" w:rsidP="00C760B5">
            <w:pPr>
              <w:spacing w:after="0"/>
              <w:jc w:val="center"/>
            </w:pPr>
            <w:r>
              <w:rPr>
                <w:rFonts w:ascii="Times New Roman" w:eastAsia="Times New Roman" w:hAnsi="Times New Roman" w:cs="Times New Roman"/>
                <w:sz w:val="21"/>
              </w:rPr>
              <w:t>0.34 [0.14, 0.84]</w:t>
            </w:r>
          </w:p>
        </w:tc>
        <w:tc>
          <w:tcPr>
            <w:tcW w:w="1440" w:type="dxa"/>
            <w:tcBorders>
              <w:top w:val="nil"/>
              <w:left w:val="nil"/>
              <w:bottom w:val="nil"/>
              <w:right w:val="nil"/>
            </w:tcBorders>
          </w:tcPr>
          <w:p w14:paraId="26DD49C9" w14:textId="77777777" w:rsidR="000E5621" w:rsidRDefault="00AA2F10" w:rsidP="00C760B5">
            <w:pPr>
              <w:spacing w:after="0"/>
              <w:jc w:val="center"/>
            </w:pPr>
            <w:r>
              <w:rPr>
                <w:rFonts w:ascii="Times New Roman" w:eastAsia="Times New Roman" w:hAnsi="Times New Roman" w:cs="Times New Roman"/>
                <w:sz w:val="21"/>
              </w:rPr>
              <w:t>.019</w:t>
            </w:r>
          </w:p>
        </w:tc>
      </w:tr>
      <w:tr w:rsidR="000E5621" w14:paraId="5F503914" w14:textId="77777777">
        <w:tc>
          <w:tcPr>
            <w:tcW w:w="4320" w:type="dxa"/>
            <w:tcBorders>
              <w:top w:val="nil"/>
              <w:left w:val="nil"/>
              <w:bottom w:val="nil"/>
              <w:right w:val="nil"/>
            </w:tcBorders>
          </w:tcPr>
          <w:p w14:paraId="31DBCE03" w14:textId="77777777" w:rsidR="000E5621" w:rsidRDefault="00AA2F10" w:rsidP="00C760B5">
            <w:pPr>
              <w:spacing w:after="0"/>
            </w:pPr>
            <w:r>
              <w:rPr>
                <w:rFonts w:ascii="Times New Roman" w:eastAsia="Times New Roman" w:hAnsi="Times New Roman" w:cs="Times New Roman"/>
                <w:sz w:val="21"/>
              </w:rPr>
              <w:t>33-38 (ref: Over 38)</w:t>
            </w:r>
          </w:p>
        </w:tc>
        <w:tc>
          <w:tcPr>
            <w:tcW w:w="3600" w:type="dxa"/>
            <w:tcBorders>
              <w:top w:val="nil"/>
              <w:left w:val="nil"/>
              <w:bottom w:val="nil"/>
              <w:right w:val="nil"/>
            </w:tcBorders>
          </w:tcPr>
          <w:p w14:paraId="587B19C9" w14:textId="77777777" w:rsidR="000E5621" w:rsidRDefault="00AA2F10" w:rsidP="00C760B5">
            <w:pPr>
              <w:spacing w:after="0"/>
              <w:jc w:val="center"/>
            </w:pPr>
            <w:r>
              <w:rPr>
                <w:rFonts w:ascii="Times New Roman" w:eastAsia="Times New Roman" w:hAnsi="Times New Roman" w:cs="Times New Roman"/>
                <w:sz w:val="21"/>
              </w:rPr>
              <w:t>1.03 [0.41, 2.63]</w:t>
            </w:r>
          </w:p>
        </w:tc>
        <w:tc>
          <w:tcPr>
            <w:tcW w:w="1440" w:type="dxa"/>
            <w:tcBorders>
              <w:top w:val="nil"/>
              <w:left w:val="nil"/>
              <w:bottom w:val="nil"/>
              <w:right w:val="nil"/>
            </w:tcBorders>
          </w:tcPr>
          <w:p w14:paraId="059925EA" w14:textId="77777777" w:rsidR="000E5621" w:rsidRDefault="00AA2F10" w:rsidP="00C760B5">
            <w:pPr>
              <w:spacing w:after="0"/>
              <w:jc w:val="center"/>
            </w:pPr>
            <w:r>
              <w:rPr>
                <w:rFonts w:ascii="Times New Roman" w:eastAsia="Times New Roman" w:hAnsi="Times New Roman" w:cs="Times New Roman"/>
                <w:sz w:val="21"/>
              </w:rPr>
              <w:t>.943</w:t>
            </w:r>
          </w:p>
        </w:tc>
      </w:tr>
      <w:tr w:rsidR="000E5621" w14:paraId="01FD3EA6" w14:textId="77777777">
        <w:tc>
          <w:tcPr>
            <w:tcW w:w="4320" w:type="dxa"/>
            <w:tcBorders>
              <w:top w:val="nil"/>
              <w:left w:val="nil"/>
              <w:bottom w:val="nil"/>
              <w:right w:val="nil"/>
            </w:tcBorders>
          </w:tcPr>
          <w:p w14:paraId="23AAA183" w14:textId="77777777" w:rsidR="000E5621" w:rsidRDefault="00AA2F10" w:rsidP="00C760B5">
            <w:pPr>
              <w:spacing w:after="0"/>
            </w:pPr>
            <w:r>
              <w:rPr>
                <w:rFonts w:ascii="Times New Roman" w:eastAsia="Times New Roman" w:hAnsi="Times New Roman" w:cs="Times New Roman"/>
                <w:sz w:val="21"/>
              </w:rPr>
              <w:t>Primary education (ref: none)</w:t>
            </w:r>
          </w:p>
        </w:tc>
        <w:tc>
          <w:tcPr>
            <w:tcW w:w="3600" w:type="dxa"/>
            <w:tcBorders>
              <w:top w:val="nil"/>
              <w:left w:val="nil"/>
              <w:bottom w:val="nil"/>
              <w:right w:val="nil"/>
            </w:tcBorders>
          </w:tcPr>
          <w:p w14:paraId="6402F1FC" w14:textId="77777777" w:rsidR="000E5621" w:rsidRDefault="00AA2F10" w:rsidP="00C760B5">
            <w:pPr>
              <w:spacing w:after="0"/>
              <w:jc w:val="center"/>
            </w:pPr>
            <w:r>
              <w:rPr>
                <w:rFonts w:ascii="Times New Roman" w:eastAsia="Times New Roman" w:hAnsi="Times New Roman" w:cs="Times New Roman"/>
                <w:sz w:val="21"/>
              </w:rPr>
              <w:t>2.21 [1.18, 4.14]</w:t>
            </w:r>
          </w:p>
        </w:tc>
        <w:tc>
          <w:tcPr>
            <w:tcW w:w="1440" w:type="dxa"/>
            <w:tcBorders>
              <w:top w:val="nil"/>
              <w:left w:val="nil"/>
              <w:bottom w:val="nil"/>
              <w:right w:val="nil"/>
            </w:tcBorders>
          </w:tcPr>
          <w:p w14:paraId="600A30C1" w14:textId="77777777" w:rsidR="000E5621" w:rsidRDefault="00AA2F10" w:rsidP="00C760B5">
            <w:pPr>
              <w:spacing w:after="0"/>
              <w:jc w:val="center"/>
            </w:pPr>
            <w:r>
              <w:rPr>
                <w:rFonts w:ascii="Times New Roman" w:eastAsia="Times New Roman" w:hAnsi="Times New Roman" w:cs="Times New Roman"/>
                <w:sz w:val="21"/>
              </w:rPr>
              <w:t>.013</w:t>
            </w:r>
          </w:p>
        </w:tc>
      </w:tr>
      <w:tr w:rsidR="000E5621" w14:paraId="3D969600" w14:textId="77777777">
        <w:tc>
          <w:tcPr>
            <w:tcW w:w="4320" w:type="dxa"/>
            <w:tcBorders>
              <w:top w:val="nil"/>
              <w:left w:val="nil"/>
              <w:bottom w:val="nil"/>
              <w:right w:val="nil"/>
            </w:tcBorders>
          </w:tcPr>
          <w:p w14:paraId="6B59144F" w14:textId="77777777" w:rsidR="000E5621" w:rsidRDefault="00AA2F10" w:rsidP="00C760B5">
            <w:pPr>
              <w:spacing w:after="0"/>
            </w:pPr>
            <w:r>
              <w:rPr>
                <w:rFonts w:ascii="Times New Roman" w:eastAsia="Times New Roman" w:hAnsi="Times New Roman" w:cs="Times New Roman"/>
                <w:sz w:val="21"/>
              </w:rPr>
              <w:t>Secondary and above (ref: none)</w:t>
            </w:r>
          </w:p>
        </w:tc>
        <w:tc>
          <w:tcPr>
            <w:tcW w:w="3600" w:type="dxa"/>
            <w:tcBorders>
              <w:top w:val="nil"/>
              <w:left w:val="nil"/>
              <w:bottom w:val="nil"/>
              <w:right w:val="nil"/>
            </w:tcBorders>
          </w:tcPr>
          <w:p w14:paraId="536D08C5" w14:textId="77777777" w:rsidR="000E5621" w:rsidRDefault="00AA2F10" w:rsidP="00C760B5">
            <w:pPr>
              <w:spacing w:after="0"/>
              <w:jc w:val="center"/>
            </w:pPr>
            <w:r>
              <w:rPr>
                <w:rFonts w:ascii="Times New Roman" w:eastAsia="Times New Roman" w:hAnsi="Times New Roman" w:cs="Times New Roman"/>
                <w:sz w:val="21"/>
              </w:rPr>
              <w:t>2.75 [1.10, 6.90]</w:t>
            </w:r>
          </w:p>
        </w:tc>
        <w:tc>
          <w:tcPr>
            <w:tcW w:w="1440" w:type="dxa"/>
            <w:tcBorders>
              <w:top w:val="nil"/>
              <w:left w:val="nil"/>
              <w:bottom w:val="nil"/>
              <w:right w:val="nil"/>
            </w:tcBorders>
          </w:tcPr>
          <w:p w14:paraId="18F657E4" w14:textId="77777777" w:rsidR="000E5621" w:rsidRDefault="00AA2F10" w:rsidP="00C760B5">
            <w:pPr>
              <w:spacing w:after="0"/>
              <w:jc w:val="center"/>
            </w:pPr>
            <w:r>
              <w:rPr>
                <w:rFonts w:ascii="Times New Roman" w:eastAsia="Times New Roman" w:hAnsi="Times New Roman" w:cs="Times New Roman"/>
                <w:sz w:val="21"/>
              </w:rPr>
              <w:t>.031</w:t>
            </w:r>
          </w:p>
        </w:tc>
      </w:tr>
      <w:tr w:rsidR="000E5621" w14:paraId="7E5DEFB3" w14:textId="77777777">
        <w:tc>
          <w:tcPr>
            <w:tcW w:w="4320" w:type="dxa"/>
            <w:tcBorders>
              <w:top w:val="nil"/>
              <w:left w:val="nil"/>
              <w:bottom w:val="nil"/>
              <w:right w:val="nil"/>
            </w:tcBorders>
          </w:tcPr>
          <w:p w14:paraId="5505657A" w14:textId="77777777" w:rsidR="000E5621" w:rsidRDefault="00AA2F10" w:rsidP="00C760B5">
            <w:pPr>
              <w:spacing w:after="0"/>
            </w:pPr>
            <w:r>
              <w:rPr>
                <w:rFonts w:ascii="Times New Roman" w:eastAsia="Times New Roman" w:hAnsi="Times New Roman" w:cs="Times New Roman"/>
                <w:sz w:val="21"/>
              </w:rPr>
              <w:t>Spousal support (ref: opposes/neutral)</w:t>
            </w:r>
          </w:p>
        </w:tc>
        <w:tc>
          <w:tcPr>
            <w:tcW w:w="3600" w:type="dxa"/>
            <w:tcBorders>
              <w:top w:val="nil"/>
              <w:left w:val="nil"/>
              <w:bottom w:val="nil"/>
              <w:right w:val="nil"/>
            </w:tcBorders>
          </w:tcPr>
          <w:p w14:paraId="4B12CD3D" w14:textId="77777777" w:rsidR="000E5621" w:rsidRDefault="00AA2F10" w:rsidP="00C760B5">
            <w:pPr>
              <w:spacing w:after="0"/>
              <w:jc w:val="center"/>
            </w:pPr>
            <w:r>
              <w:rPr>
                <w:rFonts w:ascii="Times New Roman" w:eastAsia="Times New Roman" w:hAnsi="Times New Roman" w:cs="Times New Roman"/>
                <w:sz w:val="21"/>
              </w:rPr>
              <w:t>2.48 [1.37, 4.48]</w:t>
            </w:r>
          </w:p>
        </w:tc>
        <w:tc>
          <w:tcPr>
            <w:tcW w:w="1440" w:type="dxa"/>
            <w:tcBorders>
              <w:top w:val="nil"/>
              <w:left w:val="nil"/>
              <w:bottom w:val="nil"/>
              <w:right w:val="nil"/>
            </w:tcBorders>
          </w:tcPr>
          <w:p w14:paraId="2B5887C9" w14:textId="77777777" w:rsidR="000E5621" w:rsidRDefault="00AA2F10" w:rsidP="00C760B5">
            <w:pPr>
              <w:spacing w:after="0"/>
              <w:jc w:val="center"/>
            </w:pPr>
            <w:r>
              <w:rPr>
                <w:rFonts w:ascii="Times New Roman" w:eastAsia="Times New Roman" w:hAnsi="Times New Roman" w:cs="Times New Roman"/>
                <w:sz w:val="21"/>
              </w:rPr>
              <w:t>.003</w:t>
            </w:r>
          </w:p>
        </w:tc>
      </w:tr>
      <w:tr w:rsidR="000E5621" w14:paraId="1F69F4D0" w14:textId="77777777">
        <w:tc>
          <w:tcPr>
            <w:tcW w:w="4320" w:type="dxa"/>
            <w:tcBorders>
              <w:top w:val="nil"/>
              <w:left w:val="nil"/>
              <w:bottom w:val="nil"/>
              <w:right w:val="nil"/>
            </w:tcBorders>
          </w:tcPr>
          <w:p w14:paraId="74C1A361" w14:textId="77777777" w:rsidR="000E5621" w:rsidRDefault="00AA2F10" w:rsidP="00C760B5">
            <w:pPr>
              <w:spacing w:after="0"/>
            </w:pPr>
            <w:r>
              <w:rPr>
                <w:rFonts w:ascii="Times New Roman" w:eastAsia="Times New Roman" w:hAnsi="Times New Roman" w:cs="Times New Roman"/>
                <w:sz w:val="21"/>
              </w:rPr>
              <w:t>Couple communication (ref: does not discuss)</w:t>
            </w:r>
          </w:p>
        </w:tc>
        <w:tc>
          <w:tcPr>
            <w:tcW w:w="3600" w:type="dxa"/>
            <w:tcBorders>
              <w:top w:val="nil"/>
              <w:left w:val="nil"/>
              <w:bottom w:val="nil"/>
              <w:right w:val="nil"/>
            </w:tcBorders>
          </w:tcPr>
          <w:p w14:paraId="43A5BC18" w14:textId="77777777" w:rsidR="000E5621" w:rsidRDefault="00AA2F10" w:rsidP="00C760B5">
            <w:pPr>
              <w:spacing w:after="0"/>
              <w:jc w:val="center"/>
            </w:pPr>
            <w:r>
              <w:rPr>
                <w:rFonts w:ascii="Times New Roman" w:eastAsia="Times New Roman" w:hAnsi="Times New Roman" w:cs="Times New Roman"/>
                <w:sz w:val="21"/>
              </w:rPr>
              <w:t>2.68 [1.49, 4.83]</w:t>
            </w:r>
          </w:p>
        </w:tc>
        <w:tc>
          <w:tcPr>
            <w:tcW w:w="1440" w:type="dxa"/>
            <w:tcBorders>
              <w:top w:val="nil"/>
              <w:left w:val="nil"/>
              <w:bottom w:val="nil"/>
              <w:right w:val="nil"/>
            </w:tcBorders>
          </w:tcPr>
          <w:p w14:paraId="482DC84C" w14:textId="77777777" w:rsidR="000E5621" w:rsidRDefault="00AA2F10" w:rsidP="00C760B5">
            <w:pPr>
              <w:spacing w:after="0"/>
              <w:jc w:val="center"/>
            </w:pPr>
            <w:r>
              <w:rPr>
                <w:rFonts w:ascii="Times New Roman" w:eastAsia="Times New Roman" w:hAnsi="Times New Roman" w:cs="Times New Roman"/>
                <w:sz w:val="21"/>
              </w:rPr>
              <w:t>&lt;.001</w:t>
            </w:r>
          </w:p>
        </w:tc>
      </w:tr>
      <w:tr w:rsidR="000E5621" w14:paraId="5FC65D4D" w14:textId="77777777">
        <w:tc>
          <w:tcPr>
            <w:tcW w:w="4320" w:type="dxa"/>
            <w:tcBorders>
              <w:top w:val="nil"/>
              <w:left w:val="nil"/>
              <w:bottom w:val="single" w:sz="8" w:space="0" w:color="000000"/>
              <w:right w:val="nil"/>
            </w:tcBorders>
          </w:tcPr>
          <w:p w14:paraId="3EE183F0" w14:textId="77777777" w:rsidR="000E5621" w:rsidRDefault="00AA2F10" w:rsidP="00C760B5">
            <w:pPr>
              <w:spacing w:after="0"/>
            </w:pPr>
            <w:r>
              <w:rPr>
                <w:rFonts w:ascii="Times New Roman" w:eastAsia="Times New Roman" w:hAnsi="Times New Roman" w:cs="Times New Roman"/>
                <w:sz w:val="21"/>
              </w:rPr>
              <w:t>Religious leader support (ref: no support)</w:t>
            </w:r>
          </w:p>
        </w:tc>
        <w:tc>
          <w:tcPr>
            <w:tcW w:w="3600" w:type="dxa"/>
            <w:tcBorders>
              <w:top w:val="nil"/>
              <w:left w:val="nil"/>
              <w:bottom w:val="single" w:sz="8" w:space="0" w:color="000000"/>
              <w:right w:val="nil"/>
            </w:tcBorders>
          </w:tcPr>
          <w:p w14:paraId="6C8F66C0" w14:textId="77777777" w:rsidR="000E5621" w:rsidRDefault="00AA2F10" w:rsidP="00C760B5">
            <w:pPr>
              <w:spacing w:after="0"/>
              <w:jc w:val="center"/>
            </w:pPr>
            <w:r>
              <w:rPr>
                <w:rFonts w:ascii="Times New Roman" w:eastAsia="Times New Roman" w:hAnsi="Times New Roman" w:cs="Times New Roman"/>
                <w:sz w:val="21"/>
              </w:rPr>
              <w:t>2.46 [1.33, 4.54]</w:t>
            </w:r>
          </w:p>
        </w:tc>
        <w:tc>
          <w:tcPr>
            <w:tcW w:w="1440" w:type="dxa"/>
            <w:tcBorders>
              <w:top w:val="nil"/>
              <w:left w:val="nil"/>
              <w:bottom w:val="single" w:sz="8" w:space="0" w:color="000000"/>
              <w:right w:val="nil"/>
            </w:tcBorders>
          </w:tcPr>
          <w:p w14:paraId="5465C86A" w14:textId="77777777" w:rsidR="000E5621" w:rsidRDefault="00AA2F10" w:rsidP="00C760B5">
            <w:pPr>
              <w:spacing w:after="0"/>
              <w:jc w:val="center"/>
            </w:pPr>
            <w:r>
              <w:rPr>
                <w:rFonts w:ascii="Times New Roman" w:eastAsia="Times New Roman" w:hAnsi="Times New Roman" w:cs="Times New Roman"/>
                <w:sz w:val="21"/>
              </w:rPr>
              <w:t>.004</w:t>
            </w:r>
          </w:p>
        </w:tc>
      </w:tr>
    </w:tbl>
    <w:p w14:paraId="57F64829" w14:textId="77777777" w:rsidR="000E5621" w:rsidRDefault="00AA2F10" w:rsidP="00712BE9">
      <w:r>
        <w:rPr>
          <w:rFonts w:ascii="Times New Roman" w:eastAsia="Times New Roman" w:hAnsi="Times New Roman" w:cs="Times New Roman"/>
          <w:i/>
          <w:sz w:val="20"/>
        </w:rPr>
        <w:t>Note. OR = odds ratio; CI = confidence interval; ref = reference category.</w:t>
      </w:r>
    </w:p>
    <w:p w14:paraId="00000304" w14:textId="77777777" w:rsidR="001D1787" w:rsidRDefault="00AA2F10" w:rsidP="00C760B5">
      <w:pPr>
        <w:pStyle w:val="Heading3"/>
        <w:keepNext w:val="0"/>
        <w:keepLines w:val="0"/>
        <w:spacing w:before="0"/>
        <w:jc w:val="both"/>
        <w:rPr>
          <w:b/>
          <w:bCs/>
          <w:sz w:val="26"/>
          <w:szCs w:val="26"/>
        </w:rPr>
      </w:pPr>
      <w:bookmarkStart w:id="117" w:name="_heading=h.cdei09ld9ehj" w:colFirst="0" w:colLast="0"/>
      <w:bookmarkStart w:id="118" w:name="_Toc236420087"/>
      <w:bookmarkEnd w:id="117"/>
      <w:r>
        <w:rPr>
          <w:b/>
          <w:bCs/>
        </w:rPr>
        <w:t>4.5.2 Qualitative Insights on Contextual Factors</w:t>
      </w:r>
      <w:bookmarkEnd w:id="118"/>
    </w:p>
    <w:p w14:paraId="00000305" w14:textId="77777777" w:rsidR="001D1787" w:rsidRDefault="00AA2F10" w:rsidP="00C760B5">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Qualitative data highlighted how social and systemic dynamics shaped women's ability to access and act on FP information.</w:t>
      </w:r>
    </w:p>
    <w:p w14:paraId="00000306" w14:textId="77777777" w:rsidR="001D1787" w:rsidRDefault="00AA2F10" w:rsidP="00C760B5">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On spousal influence, one married participant stated:</w:t>
      </w:r>
    </w:p>
    <w:p w14:paraId="00000307" w14:textId="77777777" w:rsidR="001D1787" w:rsidRDefault="00AA2F10" w:rsidP="00C760B5">
      <w:pPr>
        <w:spacing w:after="0" w:line="480" w:lineRule="auto"/>
        <w:ind w:left="600" w:right="600"/>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"It is easy because when my husband encouraged family planning, I could use contraception freely."</w:t>
      </w:r>
    </w:p>
    <w:p w14:paraId="00000308" w14:textId="77777777" w:rsidR="001D1787" w:rsidRDefault="00AA2F10" w:rsidP="00C760B5">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 healthcare worker at Mandera County Referral Hospital noted the challenge of male opposition:</w:t>
      </w:r>
    </w:p>
    <w:p w14:paraId="00000309" w14:textId="77777777" w:rsidR="001D1787" w:rsidRDefault="00AA2F10" w:rsidP="00C760B5">
      <w:pPr>
        <w:spacing w:after="0" w:line="480" w:lineRule="auto"/>
        <w:ind w:left="600" w:right="600"/>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"We encounter some difficulties passing FP messages, as some husbands have misconceptions and do not allow their wives access to contraception."</w:t>
      </w:r>
    </w:p>
    <w:p w14:paraId="0000030A" w14:textId="77777777" w:rsidR="001D1787" w:rsidRDefault="00AA2F10" w:rsidP="00C760B5">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On the role of religious leaders in shaping community acceptance, a healthcare provider at El-Wak Sub-County Hospital observed:</w:t>
      </w:r>
    </w:p>
    <w:p w14:paraId="0000030B" w14:textId="77777777" w:rsidR="001D1787" w:rsidRDefault="00AA2F10" w:rsidP="00C760B5">
      <w:pPr>
        <w:spacing w:after="0" w:line="480" w:lineRule="auto"/>
        <w:ind w:left="600" w:right="600"/>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"When the elders and Imams encourage family planning, the community will find it easier to accept."</w:t>
      </w:r>
    </w:p>
    <w:p w14:paraId="0000030C" w14:textId="77777777" w:rsidR="001D1787" w:rsidRDefault="00AA2F10" w:rsidP="00C760B5">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On the systemic constraint of two-way communication within provider interactions, the Family Planning Program Manager stated:</w:t>
      </w:r>
    </w:p>
    <w:p w14:paraId="0000030E" w14:textId="007331F1" w:rsidR="001D1787" w:rsidRDefault="00AA2F10" w:rsidP="00C760B5">
      <w:pPr>
        <w:spacing w:after="0" w:line="480" w:lineRule="auto"/>
        <w:ind w:left="600" w:right="600"/>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"Successful </w:t>
      </w:r>
      <w:r w:rsidR="00682DEA">
        <w:rPr>
          <w:rFonts w:ascii="Times New Roman" w:eastAsia="Times New Roman" w:hAnsi="Times New Roman" w:cs="Times New Roman"/>
          <w:i/>
          <w:iCs/>
          <w:sz w:val="24"/>
          <w:szCs w:val="24"/>
        </w:rPr>
        <w:t>counselling</w:t>
      </w:r>
      <w:r>
        <w:rPr>
          <w:rFonts w:ascii="Times New Roman" w:eastAsia="Times New Roman" w:hAnsi="Times New Roman" w:cs="Times New Roman"/>
          <w:i/>
          <w:iCs/>
          <w:sz w:val="24"/>
          <w:szCs w:val="24"/>
        </w:rPr>
        <w:t xml:space="preserve"> involves listening to the issues of the women and addressing concerns and misconceptions with patience."</w:t>
      </w:r>
    </w:p>
    <w:p w14:paraId="550D9344" w14:textId="77777777" w:rsidR="00707274" w:rsidRDefault="00707274" w:rsidP="00C760B5">
      <w:pPr>
        <w:pStyle w:val="Heading2"/>
        <w:keepNext w:val="0"/>
        <w:keepLines w:val="0"/>
        <w:spacing w:after="0"/>
        <w:jc w:val="both"/>
        <w:rPr>
          <w:sz w:val="34"/>
          <w:szCs w:val="34"/>
        </w:rPr>
      </w:pPr>
      <w:bookmarkStart w:id="119" w:name="_Toc236420088"/>
      <w:r>
        <w:t>4.6 Multivariable Logistic Regression Model</w:t>
      </w:r>
      <w:bookmarkEnd w:id="119"/>
    </w:p>
    <w:p w14:paraId="0B42531B" w14:textId="18BF906A" w:rsidR="00707274" w:rsidRDefault="00707274" w:rsidP="00C760B5">
      <w:pPr>
        <w:spacing w:after="0" w:line="480" w:lineRule="auto"/>
        <w:ind w:right="6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assess the combined explanatory power of the variables found to be significantly associated with FP uptake at the bivariate level, a multivariable logistic regression model was fitted, incorporating language barrier, interpersonal channel use, two-way communication, spousal support, and education level (primary and secondary or higher, relative to no formal education). </w:t>
      </w:r>
      <w:r w:rsidR="006D6325">
        <w:rPr>
          <w:rFonts w:ascii="Times New Roman" w:eastAsia="Times New Roman" w:hAnsi="Times New Roman" w:cs="Times New Roman"/>
          <w:sz w:val="24"/>
          <w:szCs w:val="24"/>
        </w:rPr>
        <w:t xml:space="preserve">The model </w:t>
      </w:r>
      <w:r w:rsidR="006D6325">
        <w:rPr>
          <w:rFonts w:ascii="Times New Roman" w:eastAsia="Times New Roman" w:hAnsi="Times New Roman" w:cs="Times New Roman"/>
          <w:sz w:val="24"/>
        </w:rPr>
        <w:t>confirmed that the predictor set as a whole significantly distinguished current FP users from non-users, χ²</w:t>
      </w:r>
      <w:r w:rsidR="00E7565B">
        <w:rPr>
          <w:rFonts w:ascii="Times New Roman" w:eastAsia="Times New Roman" w:hAnsi="Times New Roman" w:cs="Times New Roman"/>
          <w:sz w:val="24"/>
        </w:rPr>
        <w:t xml:space="preserve"> </w:t>
      </w:r>
      <w:r w:rsidR="006D6325">
        <w:rPr>
          <w:rFonts w:ascii="Times New Roman" w:eastAsia="Times New Roman" w:hAnsi="Times New Roman" w:cs="Times New Roman"/>
          <w:sz w:val="24"/>
        </w:rPr>
        <w:t xml:space="preserve">(6, </w:t>
      </w:r>
      <w:r w:rsidR="006D6325" w:rsidRPr="00E7565B">
        <w:rPr>
          <w:rFonts w:ascii="Times New Roman" w:eastAsia="Times New Roman" w:hAnsi="Times New Roman" w:cs="Times New Roman"/>
          <w:i/>
          <w:iCs/>
          <w:sz w:val="24"/>
        </w:rPr>
        <w:t>N</w:t>
      </w:r>
      <w:r w:rsidR="006D6325">
        <w:rPr>
          <w:rFonts w:ascii="Times New Roman" w:eastAsia="Times New Roman" w:hAnsi="Times New Roman" w:cs="Times New Roman"/>
          <w:sz w:val="24"/>
        </w:rPr>
        <w:t xml:space="preserve"> = 200) = 31.70, </w:t>
      </w:r>
      <w:r w:rsidR="006D6325" w:rsidRPr="00E7565B">
        <w:rPr>
          <w:rFonts w:ascii="Times New Roman" w:eastAsia="Times New Roman" w:hAnsi="Times New Roman" w:cs="Times New Roman"/>
          <w:i/>
          <w:iCs/>
          <w:sz w:val="24"/>
        </w:rPr>
        <w:t>p</w:t>
      </w:r>
      <w:r w:rsidR="006D6325">
        <w:rPr>
          <w:rFonts w:ascii="Times New Roman" w:eastAsia="Times New Roman" w:hAnsi="Times New Roman" w:cs="Times New Roman"/>
          <w:sz w:val="24"/>
        </w:rPr>
        <w:t xml:space="preserve"> &lt; .001, with good goodness-of-fit under standard ML (Hosmer-Lemeshow χ²</w:t>
      </w:r>
      <w:r w:rsidR="00E7565B">
        <w:rPr>
          <w:rFonts w:ascii="Times New Roman" w:eastAsia="Times New Roman" w:hAnsi="Times New Roman" w:cs="Times New Roman"/>
          <w:sz w:val="24"/>
        </w:rPr>
        <w:t xml:space="preserve"> </w:t>
      </w:r>
      <w:r w:rsidR="006D6325">
        <w:rPr>
          <w:rFonts w:ascii="Times New Roman" w:eastAsia="Times New Roman" w:hAnsi="Times New Roman" w:cs="Times New Roman"/>
          <w:sz w:val="24"/>
        </w:rPr>
        <w:t xml:space="preserve">(8) = 4.80, </w:t>
      </w:r>
      <w:r w:rsidR="006D6325" w:rsidRPr="00E7565B">
        <w:rPr>
          <w:rFonts w:ascii="Times New Roman" w:eastAsia="Times New Roman" w:hAnsi="Times New Roman" w:cs="Times New Roman"/>
          <w:i/>
          <w:iCs/>
          <w:sz w:val="24"/>
        </w:rPr>
        <w:t>p</w:t>
      </w:r>
      <w:r w:rsidR="006D6325">
        <w:rPr>
          <w:rFonts w:ascii="Times New Roman" w:eastAsia="Times New Roman" w:hAnsi="Times New Roman" w:cs="Times New Roman"/>
          <w:sz w:val="24"/>
        </w:rPr>
        <w:t xml:space="preserve"> = .778). </w:t>
      </w:r>
      <w:r w:rsidR="006D6325">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Standard ML estimates are presented in Table 4.10 for comparison.</w:t>
      </w:r>
    </w:p>
    <w:p w14:paraId="6E28823B" w14:textId="1D6CA95B" w:rsidR="00707274" w:rsidRDefault="00707274" w:rsidP="00C760B5">
      <w:pPr>
        <w:spacing w:after="0" w:line="480" w:lineRule="auto"/>
        <w:ind w:right="6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Language barrier remained significantly associated with lower odds of FP uptake (</w:t>
      </w:r>
      <w:proofErr w:type="spellStart"/>
      <w:ins w:id="120" w:author="Yego, Faith Hilda" w:date="2026-08-30T14:24:00Z" w16du:dateUtc="2026-08-30T11:24:00Z">
        <w:r w:rsidR="005D4D4A">
          <w:rPr>
            <w:rFonts w:ascii="Times New Roman" w:eastAsia="Times New Roman" w:hAnsi="Times New Roman" w:cs="Times New Roman"/>
            <w:sz w:val="24"/>
            <w:szCs w:val="24"/>
          </w:rPr>
          <w:t>a</w:t>
        </w:r>
      </w:ins>
      <w:r>
        <w:rPr>
          <w:rFonts w:ascii="Times New Roman" w:eastAsia="Times New Roman" w:hAnsi="Times New Roman" w:cs="Times New Roman"/>
          <w:sz w:val="24"/>
          <w:szCs w:val="24"/>
        </w:rPr>
        <w:t>OR</w:t>
      </w:r>
      <w:proofErr w:type="spellEnd"/>
      <w:r>
        <w:rPr>
          <w:rFonts w:ascii="Times New Roman" w:eastAsia="Times New Roman" w:hAnsi="Times New Roman" w:cs="Times New Roman"/>
          <w:sz w:val="24"/>
          <w:szCs w:val="24"/>
        </w:rPr>
        <w:t xml:space="preserve"> = 0.4</w:t>
      </w:r>
      <w:r w:rsidR="006D6325">
        <w:rPr>
          <w:rFonts w:ascii="Times New Roman" w:eastAsia="Times New Roman" w:hAnsi="Times New Roman" w:cs="Times New Roman"/>
          <w:sz w:val="24"/>
          <w:szCs w:val="24"/>
        </w:rPr>
        <w:t>3</w:t>
      </w:r>
      <w:r>
        <w:rPr>
          <w:rFonts w:ascii="Times New Roman" w:eastAsia="Times New Roman" w:hAnsi="Times New Roman" w:cs="Times New Roman"/>
          <w:sz w:val="24"/>
          <w:szCs w:val="24"/>
        </w:rPr>
        <w:t>, 95% CI: 0.2</w:t>
      </w:r>
      <w:r w:rsidR="006D6325">
        <w:rPr>
          <w:rFonts w:ascii="Times New Roman" w:eastAsia="Times New Roman" w:hAnsi="Times New Roman" w:cs="Times New Roman"/>
          <w:sz w:val="24"/>
          <w:szCs w:val="24"/>
        </w:rPr>
        <w:t>3</w:t>
      </w:r>
      <w:r>
        <w:rPr>
          <w:rFonts w:ascii="Times New Roman" w:eastAsia="Times New Roman" w:hAnsi="Times New Roman" w:cs="Times New Roman"/>
          <w:sz w:val="24"/>
          <w:szCs w:val="24"/>
        </w:rPr>
        <w:t>–0.8</w:t>
      </w:r>
      <w:r w:rsidR="006D6325">
        <w:rPr>
          <w:rFonts w:ascii="Times New Roman" w:eastAsia="Times New Roman" w:hAnsi="Times New Roman" w:cs="Times New Roman"/>
          <w:sz w:val="24"/>
          <w:szCs w:val="24"/>
        </w:rPr>
        <w:t>0</w:t>
      </w:r>
      <w:r>
        <w:rPr>
          <w:rFonts w:ascii="Times New Roman" w:eastAsia="Times New Roman" w:hAnsi="Times New Roman" w:cs="Times New Roman"/>
          <w:sz w:val="24"/>
          <w:szCs w:val="24"/>
        </w:rPr>
        <w:t>, p = .008), indicating that its effect was not fully explained by the other variables in the model. Education level remained significantly associated with uptake for women with primary education (</w:t>
      </w:r>
      <w:proofErr w:type="spellStart"/>
      <w:ins w:id="121" w:author="Yego, Faith Hilda" w:date="2026-08-30T14:24:00Z" w16du:dateUtc="2026-08-30T11:24:00Z">
        <w:r w:rsidR="005D4D4A">
          <w:rPr>
            <w:rFonts w:ascii="Times New Roman" w:eastAsia="Times New Roman" w:hAnsi="Times New Roman" w:cs="Times New Roman"/>
            <w:sz w:val="24"/>
            <w:szCs w:val="24"/>
          </w:rPr>
          <w:t>a</w:t>
        </w:r>
      </w:ins>
      <w:r>
        <w:rPr>
          <w:rFonts w:ascii="Times New Roman" w:eastAsia="Times New Roman" w:hAnsi="Times New Roman" w:cs="Times New Roman"/>
          <w:sz w:val="24"/>
          <w:szCs w:val="24"/>
        </w:rPr>
        <w:t>OR</w:t>
      </w:r>
      <w:proofErr w:type="spellEnd"/>
      <w:r>
        <w:rPr>
          <w:rFonts w:ascii="Times New Roman" w:eastAsia="Times New Roman" w:hAnsi="Times New Roman" w:cs="Times New Roman"/>
          <w:sz w:val="24"/>
          <w:szCs w:val="24"/>
        </w:rPr>
        <w:t xml:space="preserve"> = 1.9</w:t>
      </w:r>
      <w:r w:rsidR="006D6325">
        <w:rPr>
          <w:rFonts w:ascii="Times New Roman" w:eastAsia="Times New Roman" w:hAnsi="Times New Roman" w:cs="Times New Roman"/>
          <w:sz w:val="24"/>
          <w:szCs w:val="24"/>
        </w:rPr>
        <w:t>8</w:t>
      </w:r>
      <w:r>
        <w:rPr>
          <w:rFonts w:ascii="Times New Roman" w:eastAsia="Times New Roman" w:hAnsi="Times New Roman" w:cs="Times New Roman"/>
          <w:sz w:val="24"/>
          <w:szCs w:val="24"/>
        </w:rPr>
        <w:t>, 95% CI: 1.0</w:t>
      </w:r>
      <w:r w:rsidR="006D6325">
        <w:rPr>
          <w:rFonts w:ascii="Times New Roman" w:eastAsia="Times New Roman" w:hAnsi="Times New Roman" w:cs="Times New Roman"/>
          <w:sz w:val="24"/>
          <w:szCs w:val="24"/>
        </w:rPr>
        <w:t>2</w:t>
      </w:r>
      <w:r>
        <w:rPr>
          <w:rFonts w:ascii="Times New Roman" w:eastAsia="Times New Roman" w:hAnsi="Times New Roman" w:cs="Times New Roman"/>
          <w:sz w:val="24"/>
          <w:szCs w:val="24"/>
        </w:rPr>
        <w:t>–3</w:t>
      </w:r>
      <w:r w:rsidR="006D6325">
        <w:rPr>
          <w:rFonts w:ascii="Times New Roman" w:eastAsia="Times New Roman" w:hAnsi="Times New Roman" w:cs="Times New Roman"/>
          <w:sz w:val="24"/>
          <w:szCs w:val="24"/>
        </w:rPr>
        <w:t>.86</w:t>
      </w:r>
      <w:r>
        <w:rPr>
          <w:rFonts w:ascii="Times New Roman" w:eastAsia="Times New Roman" w:hAnsi="Times New Roman" w:cs="Times New Roman"/>
          <w:sz w:val="24"/>
          <w:szCs w:val="24"/>
        </w:rPr>
        <w:t xml:space="preserve">, p = </w:t>
      </w:r>
      <w:r>
        <w:rPr>
          <w:rFonts w:ascii="Times New Roman" w:eastAsia="Times New Roman" w:hAnsi="Times New Roman" w:cs="Times New Roman"/>
          <w:sz w:val="24"/>
          <w:szCs w:val="24"/>
        </w:rPr>
        <w:lastRenderedPageBreak/>
        <w:t>.04</w:t>
      </w:r>
      <w:r w:rsidR="006D6325">
        <w:rPr>
          <w:rFonts w:ascii="Times New Roman" w:eastAsia="Times New Roman" w:hAnsi="Times New Roman" w:cs="Times New Roman"/>
          <w:sz w:val="24"/>
          <w:szCs w:val="24"/>
        </w:rPr>
        <w:t>4</w:t>
      </w:r>
      <w:r>
        <w:rPr>
          <w:rFonts w:ascii="Times New Roman" w:eastAsia="Times New Roman" w:hAnsi="Times New Roman" w:cs="Times New Roman"/>
          <w:sz w:val="24"/>
          <w:szCs w:val="24"/>
        </w:rPr>
        <w:t>), though the association for secondary or higher education was attenuated and no longer reached significance in the adjusted model (</w:t>
      </w:r>
      <w:proofErr w:type="spellStart"/>
      <w:ins w:id="122" w:author="Yego, Faith Hilda" w:date="2026-08-30T14:24:00Z" w16du:dateUtc="2026-08-30T11:24:00Z">
        <w:r w:rsidR="005D4D4A">
          <w:rPr>
            <w:rFonts w:ascii="Times New Roman" w:eastAsia="Times New Roman" w:hAnsi="Times New Roman" w:cs="Times New Roman"/>
            <w:sz w:val="24"/>
            <w:szCs w:val="24"/>
          </w:rPr>
          <w:t>a</w:t>
        </w:r>
      </w:ins>
      <w:r>
        <w:rPr>
          <w:rFonts w:ascii="Times New Roman" w:eastAsia="Times New Roman" w:hAnsi="Times New Roman" w:cs="Times New Roman"/>
          <w:sz w:val="24"/>
          <w:szCs w:val="24"/>
        </w:rPr>
        <w:t>OR</w:t>
      </w:r>
      <w:proofErr w:type="spellEnd"/>
      <w:r>
        <w:rPr>
          <w:rFonts w:ascii="Times New Roman" w:eastAsia="Times New Roman" w:hAnsi="Times New Roman" w:cs="Times New Roman"/>
          <w:sz w:val="24"/>
          <w:szCs w:val="24"/>
        </w:rPr>
        <w:t xml:space="preserve"> = 2.</w:t>
      </w:r>
      <w:r w:rsidR="006D6325">
        <w:rPr>
          <w:rFonts w:ascii="Times New Roman" w:eastAsia="Times New Roman" w:hAnsi="Times New Roman" w:cs="Times New Roman"/>
          <w:sz w:val="24"/>
          <w:szCs w:val="24"/>
        </w:rPr>
        <w:t>22</w:t>
      </w:r>
      <w:r>
        <w:rPr>
          <w:rFonts w:ascii="Times New Roman" w:eastAsia="Times New Roman" w:hAnsi="Times New Roman" w:cs="Times New Roman"/>
          <w:sz w:val="24"/>
          <w:szCs w:val="24"/>
        </w:rPr>
        <w:t>, 95% CI: 0.82–</w:t>
      </w:r>
      <w:r w:rsidR="006D6325">
        <w:rPr>
          <w:rFonts w:ascii="Times New Roman" w:eastAsia="Times New Roman" w:hAnsi="Times New Roman" w:cs="Times New Roman"/>
          <w:sz w:val="24"/>
          <w:szCs w:val="24"/>
        </w:rPr>
        <w:t>6</w:t>
      </w:r>
      <w:r>
        <w:rPr>
          <w:rFonts w:ascii="Times New Roman" w:eastAsia="Times New Roman" w:hAnsi="Times New Roman" w:cs="Times New Roman"/>
          <w:sz w:val="24"/>
          <w:szCs w:val="24"/>
        </w:rPr>
        <w:t>.</w:t>
      </w:r>
      <w:r w:rsidR="006D6325">
        <w:rPr>
          <w:rFonts w:ascii="Times New Roman" w:eastAsia="Times New Roman" w:hAnsi="Times New Roman" w:cs="Times New Roman"/>
          <w:sz w:val="24"/>
          <w:szCs w:val="24"/>
        </w:rPr>
        <w:t>02</w:t>
      </w:r>
      <w:r>
        <w:rPr>
          <w:rFonts w:ascii="Times New Roman" w:eastAsia="Times New Roman" w:hAnsi="Times New Roman" w:cs="Times New Roman"/>
          <w:sz w:val="24"/>
          <w:szCs w:val="24"/>
        </w:rPr>
        <w:t>, p = .1</w:t>
      </w:r>
      <w:r w:rsidR="006D6325">
        <w:rPr>
          <w:rFonts w:ascii="Times New Roman" w:eastAsia="Times New Roman" w:hAnsi="Times New Roman" w:cs="Times New Roman"/>
          <w:sz w:val="24"/>
          <w:szCs w:val="24"/>
        </w:rPr>
        <w:t>19</w:t>
      </w:r>
      <w:r>
        <w:rPr>
          <w:rFonts w:ascii="Times New Roman" w:eastAsia="Times New Roman" w:hAnsi="Times New Roman" w:cs="Times New Roman"/>
          <w:sz w:val="24"/>
          <w:szCs w:val="24"/>
        </w:rPr>
        <w:t>). Interpersonal channel use (</w:t>
      </w:r>
      <w:proofErr w:type="spellStart"/>
      <w:ins w:id="123" w:author="Yego, Faith Hilda" w:date="2026-08-30T14:24:00Z" w16du:dateUtc="2026-08-30T11:24:00Z">
        <w:r w:rsidR="005D4D4A">
          <w:rPr>
            <w:rFonts w:ascii="Times New Roman" w:eastAsia="Times New Roman" w:hAnsi="Times New Roman" w:cs="Times New Roman"/>
            <w:sz w:val="24"/>
            <w:szCs w:val="24"/>
          </w:rPr>
          <w:t>a</w:t>
        </w:r>
      </w:ins>
      <w:r>
        <w:rPr>
          <w:rFonts w:ascii="Times New Roman" w:eastAsia="Times New Roman" w:hAnsi="Times New Roman" w:cs="Times New Roman"/>
          <w:sz w:val="24"/>
          <w:szCs w:val="24"/>
        </w:rPr>
        <w:t>OR</w:t>
      </w:r>
      <w:proofErr w:type="spellEnd"/>
      <w:r>
        <w:rPr>
          <w:rFonts w:ascii="Times New Roman" w:eastAsia="Times New Roman" w:hAnsi="Times New Roman" w:cs="Times New Roman"/>
          <w:sz w:val="24"/>
          <w:szCs w:val="24"/>
        </w:rPr>
        <w:t xml:space="preserve"> = 1.</w:t>
      </w:r>
      <w:r w:rsidR="006D6325">
        <w:rPr>
          <w:rFonts w:ascii="Times New Roman" w:eastAsia="Times New Roman" w:hAnsi="Times New Roman" w:cs="Times New Roman"/>
          <w:sz w:val="24"/>
          <w:szCs w:val="24"/>
        </w:rPr>
        <w:t>83</w:t>
      </w:r>
      <w:r>
        <w:rPr>
          <w:rFonts w:ascii="Times New Roman" w:eastAsia="Times New Roman" w:hAnsi="Times New Roman" w:cs="Times New Roman"/>
          <w:sz w:val="24"/>
          <w:szCs w:val="24"/>
        </w:rPr>
        <w:t>, 95% CI: 0.9</w:t>
      </w:r>
      <w:r w:rsidR="006D6325">
        <w:rPr>
          <w:rFonts w:ascii="Times New Roman" w:eastAsia="Times New Roman" w:hAnsi="Times New Roman" w:cs="Times New Roman"/>
          <w:sz w:val="24"/>
          <w:szCs w:val="24"/>
        </w:rPr>
        <w:t>8</w:t>
      </w:r>
      <w:r>
        <w:rPr>
          <w:rFonts w:ascii="Times New Roman" w:eastAsia="Times New Roman" w:hAnsi="Times New Roman" w:cs="Times New Roman"/>
          <w:sz w:val="24"/>
          <w:szCs w:val="24"/>
        </w:rPr>
        <w:t>–3.</w:t>
      </w:r>
      <w:r w:rsidR="006D6325">
        <w:rPr>
          <w:rFonts w:ascii="Times New Roman" w:eastAsia="Times New Roman" w:hAnsi="Times New Roman" w:cs="Times New Roman"/>
          <w:sz w:val="24"/>
          <w:szCs w:val="24"/>
        </w:rPr>
        <w:t>4</w:t>
      </w:r>
      <w:r>
        <w:rPr>
          <w:rFonts w:ascii="Times New Roman" w:eastAsia="Times New Roman" w:hAnsi="Times New Roman" w:cs="Times New Roman"/>
          <w:sz w:val="24"/>
          <w:szCs w:val="24"/>
        </w:rPr>
        <w:t>3, p = .0</w:t>
      </w:r>
      <w:r w:rsidR="006D6325">
        <w:rPr>
          <w:rFonts w:ascii="Times New Roman" w:eastAsia="Times New Roman" w:hAnsi="Times New Roman" w:cs="Times New Roman"/>
          <w:sz w:val="24"/>
          <w:szCs w:val="24"/>
        </w:rPr>
        <w:t>59</w:t>
      </w:r>
      <w:r>
        <w:rPr>
          <w:rFonts w:ascii="Times New Roman" w:eastAsia="Times New Roman" w:hAnsi="Times New Roman" w:cs="Times New Roman"/>
          <w:sz w:val="24"/>
          <w:szCs w:val="24"/>
        </w:rPr>
        <w:t>), two-way communication (</w:t>
      </w:r>
      <w:proofErr w:type="spellStart"/>
      <w:ins w:id="124" w:author="Yego, Faith Hilda" w:date="2026-08-30T14:24:00Z" w16du:dateUtc="2026-08-30T11:24:00Z">
        <w:r w:rsidR="005D4D4A">
          <w:rPr>
            <w:rFonts w:ascii="Times New Roman" w:eastAsia="Times New Roman" w:hAnsi="Times New Roman" w:cs="Times New Roman"/>
            <w:sz w:val="24"/>
            <w:szCs w:val="24"/>
          </w:rPr>
          <w:t>a</w:t>
        </w:r>
      </w:ins>
      <w:r>
        <w:rPr>
          <w:rFonts w:ascii="Times New Roman" w:eastAsia="Times New Roman" w:hAnsi="Times New Roman" w:cs="Times New Roman"/>
          <w:sz w:val="24"/>
          <w:szCs w:val="24"/>
        </w:rPr>
        <w:t>OR</w:t>
      </w:r>
      <w:proofErr w:type="spellEnd"/>
      <w:r>
        <w:rPr>
          <w:rFonts w:ascii="Times New Roman" w:eastAsia="Times New Roman" w:hAnsi="Times New Roman" w:cs="Times New Roman"/>
          <w:sz w:val="24"/>
          <w:szCs w:val="24"/>
        </w:rPr>
        <w:t xml:space="preserve"> = 1.</w:t>
      </w:r>
      <w:r w:rsidR="006D6325">
        <w:rPr>
          <w:rFonts w:ascii="Times New Roman" w:eastAsia="Times New Roman" w:hAnsi="Times New Roman" w:cs="Times New Roman"/>
          <w:sz w:val="24"/>
          <w:szCs w:val="24"/>
        </w:rPr>
        <w:t>80</w:t>
      </w:r>
      <w:r>
        <w:rPr>
          <w:rFonts w:ascii="Times New Roman" w:eastAsia="Times New Roman" w:hAnsi="Times New Roman" w:cs="Times New Roman"/>
          <w:sz w:val="24"/>
          <w:szCs w:val="24"/>
        </w:rPr>
        <w:t>, 95% CI: 0.9</w:t>
      </w:r>
      <w:r w:rsidR="006D6325">
        <w:rPr>
          <w:rFonts w:ascii="Times New Roman" w:eastAsia="Times New Roman" w:hAnsi="Times New Roman" w:cs="Times New Roman"/>
          <w:sz w:val="24"/>
          <w:szCs w:val="24"/>
        </w:rPr>
        <w:t>6</w:t>
      </w:r>
      <w:r>
        <w:rPr>
          <w:rFonts w:ascii="Times New Roman" w:eastAsia="Times New Roman" w:hAnsi="Times New Roman" w:cs="Times New Roman"/>
          <w:sz w:val="24"/>
          <w:szCs w:val="24"/>
        </w:rPr>
        <w:t>–3.</w:t>
      </w:r>
      <w:r w:rsidR="006D6325">
        <w:rPr>
          <w:rFonts w:ascii="Times New Roman" w:eastAsia="Times New Roman" w:hAnsi="Times New Roman" w:cs="Times New Roman"/>
          <w:sz w:val="24"/>
          <w:szCs w:val="24"/>
        </w:rPr>
        <w:t>3</w:t>
      </w:r>
      <w:r>
        <w:rPr>
          <w:rFonts w:ascii="Times New Roman" w:eastAsia="Times New Roman" w:hAnsi="Times New Roman" w:cs="Times New Roman"/>
          <w:sz w:val="24"/>
          <w:szCs w:val="24"/>
        </w:rPr>
        <w:t>8, p = .0</w:t>
      </w:r>
      <w:r w:rsidR="006D6325">
        <w:rPr>
          <w:rFonts w:ascii="Times New Roman" w:eastAsia="Times New Roman" w:hAnsi="Times New Roman" w:cs="Times New Roman"/>
          <w:sz w:val="24"/>
          <w:szCs w:val="24"/>
        </w:rPr>
        <w:t>68</w:t>
      </w:r>
      <w:r>
        <w:rPr>
          <w:rFonts w:ascii="Times New Roman" w:eastAsia="Times New Roman" w:hAnsi="Times New Roman" w:cs="Times New Roman"/>
          <w:sz w:val="24"/>
          <w:szCs w:val="24"/>
        </w:rPr>
        <w:t>), and spousal support (</w:t>
      </w:r>
      <w:proofErr w:type="spellStart"/>
      <w:ins w:id="125" w:author="Yego, Faith Hilda" w:date="2026-08-30T14:24:00Z" w16du:dateUtc="2026-08-30T11:24:00Z">
        <w:r w:rsidR="005D4D4A">
          <w:rPr>
            <w:rFonts w:ascii="Times New Roman" w:eastAsia="Times New Roman" w:hAnsi="Times New Roman" w:cs="Times New Roman"/>
            <w:sz w:val="24"/>
            <w:szCs w:val="24"/>
          </w:rPr>
          <w:t>a</w:t>
        </w:r>
      </w:ins>
      <w:r>
        <w:rPr>
          <w:rFonts w:ascii="Times New Roman" w:eastAsia="Times New Roman" w:hAnsi="Times New Roman" w:cs="Times New Roman"/>
          <w:sz w:val="24"/>
          <w:szCs w:val="24"/>
        </w:rPr>
        <w:t>OR</w:t>
      </w:r>
      <w:proofErr w:type="spellEnd"/>
      <w:r>
        <w:rPr>
          <w:rFonts w:ascii="Times New Roman" w:eastAsia="Times New Roman" w:hAnsi="Times New Roman" w:cs="Times New Roman"/>
          <w:sz w:val="24"/>
          <w:szCs w:val="24"/>
        </w:rPr>
        <w:t xml:space="preserve"> = 1.7</w:t>
      </w:r>
      <w:r w:rsidR="006D6325">
        <w:rPr>
          <w:rFonts w:ascii="Times New Roman" w:eastAsia="Times New Roman" w:hAnsi="Times New Roman" w:cs="Times New Roman"/>
          <w:sz w:val="24"/>
          <w:szCs w:val="24"/>
        </w:rPr>
        <w:t>9</w:t>
      </w:r>
      <w:r>
        <w:rPr>
          <w:rFonts w:ascii="Times New Roman" w:eastAsia="Times New Roman" w:hAnsi="Times New Roman" w:cs="Times New Roman"/>
          <w:sz w:val="24"/>
          <w:szCs w:val="24"/>
        </w:rPr>
        <w:t>, 95% CI: 0.9</w:t>
      </w:r>
      <w:r w:rsidR="006D6325">
        <w:rPr>
          <w:rFonts w:ascii="Times New Roman" w:eastAsia="Times New Roman" w:hAnsi="Times New Roman" w:cs="Times New Roman"/>
          <w:sz w:val="24"/>
          <w:szCs w:val="24"/>
        </w:rPr>
        <w:t>4</w:t>
      </w:r>
      <w:r>
        <w:rPr>
          <w:rFonts w:ascii="Times New Roman" w:eastAsia="Times New Roman" w:hAnsi="Times New Roman" w:cs="Times New Roman"/>
          <w:sz w:val="24"/>
          <w:szCs w:val="24"/>
        </w:rPr>
        <w:t>–3.</w:t>
      </w:r>
      <w:r w:rsidR="006D6325">
        <w:rPr>
          <w:rFonts w:ascii="Times New Roman" w:eastAsia="Times New Roman" w:hAnsi="Times New Roman" w:cs="Times New Roman"/>
          <w:sz w:val="24"/>
          <w:szCs w:val="24"/>
        </w:rPr>
        <w:t>4</w:t>
      </w:r>
      <w:r>
        <w:rPr>
          <w:rFonts w:ascii="Times New Roman" w:eastAsia="Times New Roman" w:hAnsi="Times New Roman" w:cs="Times New Roman"/>
          <w:sz w:val="24"/>
          <w:szCs w:val="24"/>
        </w:rPr>
        <w:t>4, p = .0</w:t>
      </w:r>
      <w:r w:rsidR="006D6325">
        <w:rPr>
          <w:rFonts w:ascii="Times New Roman" w:eastAsia="Times New Roman" w:hAnsi="Times New Roman" w:cs="Times New Roman"/>
          <w:sz w:val="24"/>
          <w:szCs w:val="24"/>
        </w:rPr>
        <w:t>78</w:t>
      </w:r>
      <w:r>
        <w:rPr>
          <w:rFonts w:ascii="Times New Roman" w:eastAsia="Times New Roman" w:hAnsi="Times New Roman" w:cs="Times New Roman"/>
          <w:sz w:val="24"/>
          <w:szCs w:val="24"/>
        </w:rPr>
        <w:t>) each showed odds ratios in the expected direction but did not retain statistical significance once the other predictors were accounted for, suggesting shared explanatory overlap among these communication and relational variables. These findings indicate that language accessibility and education are the most robust independent predictors of FP uptake, while the effects of interpersonal and relational communication factors are partly attributable to their overlap with one another.</w:t>
      </w:r>
    </w:p>
    <w:p w14:paraId="0447AA4B" w14:textId="2DB716DF" w:rsidR="00707274" w:rsidRPr="00712BE9" w:rsidRDefault="00707274" w:rsidP="00C760B5">
      <w:pPr>
        <w:spacing w:after="0" w:line="480" w:lineRule="auto"/>
        <w:jc w:val="both"/>
        <w:rPr>
          <w:rFonts w:ascii="Times New Roman" w:eastAsia="Times New Roman" w:hAnsi="Times New Roman" w:cs="Times New Roman"/>
          <w:sz w:val="24"/>
          <w:szCs w:val="24"/>
        </w:rPr>
      </w:pPr>
      <w:r w:rsidRPr="00712BE9">
        <w:rPr>
          <w:rFonts w:ascii="Times New Roman" w:eastAsia="Times New Roman" w:hAnsi="Times New Roman" w:cs="Times New Roman"/>
          <w:sz w:val="24"/>
          <w:szCs w:val="24"/>
        </w:rPr>
        <w:t>Table 4.10</w:t>
      </w:r>
    </w:p>
    <w:p w14:paraId="58C4784B" w14:textId="3A47042B" w:rsidR="00707274" w:rsidRPr="00FD30B8" w:rsidRDefault="00707274" w:rsidP="00C760B5">
      <w:pPr>
        <w:spacing w:after="0" w:line="480" w:lineRule="auto"/>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Multivariable Logistic Regression Model</w:t>
      </w:r>
    </w:p>
    <w:tbl>
      <w:tblPr>
        <w:tblW w:w="9360" w:type="dxa"/>
        <w:tblLayout w:type="fixed"/>
        <w:tblLook w:val="04A0" w:firstRow="1" w:lastRow="0" w:firstColumn="1" w:lastColumn="0" w:noHBand="0" w:noVBand="1"/>
      </w:tblPr>
      <w:tblGrid>
        <w:gridCol w:w="4320"/>
        <w:gridCol w:w="3600"/>
        <w:gridCol w:w="1440"/>
      </w:tblGrid>
      <w:tr w:rsidR="00FD30B8" w14:paraId="4C530266" w14:textId="77777777" w:rsidTr="00FD30B8">
        <w:tc>
          <w:tcPr>
            <w:tcW w:w="4320" w:type="dxa"/>
            <w:tcBorders>
              <w:top w:val="single" w:sz="8" w:space="0" w:color="000000"/>
              <w:left w:val="nil"/>
              <w:bottom w:val="single" w:sz="6" w:space="0" w:color="000000"/>
              <w:right w:val="nil"/>
            </w:tcBorders>
          </w:tcPr>
          <w:p w14:paraId="7522092F" w14:textId="77777777" w:rsidR="00FD30B8" w:rsidRDefault="00FD30B8" w:rsidP="00C760B5">
            <w:pPr>
              <w:spacing w:after="0"/>
              <w:jc w:val="center"/>
            </w:pPr>
            <w:r>
              <w:rPr>
                <w:rFonts w:ascii="Times New Roman" w:eastAsia="Times New Roman" w:hAnsi="Times New Roman" w:cs="Times New Roman"/>
                <w:b/>
                <w:sz w:val="21"/>
              </w:rPr>
              <w:t>Variable</w:t>
            </w:r>
          </w:p>
        </w:tc>
        <w:tc>
          <w:tcPr>
            <w:tcW w:w="3600" w:type="dxa"/>
            <w:tcBorders>
              <w:top w:val="single" w:sz="8" w:space="0" w:color="000000"/>
              <w:left w:val="nil"/>
              <w:bottom w:val="single" w:sz="6" w:space="0" w:color="000000"/>
              <w:right w:val="nil"/>
            </w:tcBorders>
          </w:tcPr>
          <w:p w14:paraId="35C75107" w14:textId="23751AC8" w:rsidR="00FD30B8" w:rsidRDefault="005D4D4A" w:rsidP="00C760B5">
            <w:pPr>
              <w:spacing w:after="0"/>
              <w:jc w:val="center"/>
            </w:pPr>
            <w:proofErr w:type="spellStart"/>
            <w:ins w:id="126" w:author="Yego, Faith Hilda" w:date="2026-08-30T14:24:00Z" w16du:dateUtc="2026-08-30T11:24:00Z">
              <w:r>
                <w:rPr>
                  <w:rFonts w:ascii="Times New Roman" w:eastAsia="Times New Roman" w:hAnsi="Times New Roman" w:cs="Times New Roman"/>
                  <w:b/>
                  <w:sz w:val="21"/>
                </w:rPr>
                <w:t>a</w:t>
              </w:r>
            </w:ins>
            <w:r w:rsidR="00FD30B8">
              <w:rPr>
                <w:rFonts w:ascii="Times New Roman" w:eastAsia="Times New Roman" w:hAnsi="Times New Roman" w:cs="Times New Roman"/>
                <w:b/>
                <w:sz w:val="21"/>
              </w:rPr>
              <w:t>OR</w:t>
            </w:r>
            <w:proofErr w:type="spellEnd"/>
            <w:r w:rsidR="00FD30B8">
              <w:rPr>
                <w:rFonts w:ascii="Times New Roman" w:eastAsia="Times New Roman" w:hAnsi="Times New Roman" w:cs="Times New Roman"/>
                <w:b/>
                <w:sz w:val="21"/>
              </w:rPr>
              <w:t xml:space="preserve"> [95% CI]</w:t>
            </w:r>
          </w:p>
        </w:tc>
        <w:tc>
          <w:tcPr>
            <w:tcW w:w="1440" w:type="dxa"/>
            <w:tcBorders>
              <w:top w:val="single" w:sz="8" w:space="0" w:color="000000"/>
              <w:left w:val="nil"/>
              <w:bottom w:val="single" w:sz="6" w:space="0" w:color="000000"/>
              <w:right w:val="nil"/>
            </w:tcBorders>
          </w:tcPr>
          <w:p w14:paraId="3A7C443F" w14:textId="77777777" w:rsidR="00FD30B8" w:rsidRDefault="00FD30B8" w:rsidP="00C760B5">
            <w:pPr>
              <w:spacing w:after="0"/>
              <w:jc w:val="center"/>
            </w:pPr>
            <w:r>
              <w:rPr>
                <w:rFonts w:ascii="Times New Roman" w:eastAsia="Times New Roman" w:hAnsi="Times New Roman" w:cs="Times New Roman"/>
                <w:b/>
                <w:sz w:val="21"/>
              </w:rPr>
              <w:t>p</w:t>
            </w:r>
          </w:p>
        </w:tc>
      </w:tr>
      <w:tr w:rsidR="00FD30B8" w14:paraId="3D9C53A1" w14:textId="77777777" w:rsidTr="00FD30B8">
        <w:tc>
          <w:tcPr>
            <w:tcW w:w="4320" w:type="dxa"/>
            <w:tcBorders>
              <w:top w:val="nil"/>
              <w:left w:val="nil"/>
              <w:bottom w:val="nil"/>
              <w:right w:val="nil"/>
            </w:tcBorders>
            <w:vAlign w:val="center"/>
          </w:tcPr>
          <w:p w14:paraId="278FD0E8" w14:textId="0544113D" w:rsidR="00FD30B8" w:rsidRDefault="00FD30B8" w:rsidP="00C760B5">
            <w:pPr>
              <w:spacing w:after="0"/>
            </w:pPr>
            <w:r w:rsidRPr="00FD30B8">
              <w:rPr>
                <w:rFonts w:ascii="Times New Roman" w:eastAsia="Times New Roman" w:hAnsi="Times New Roman" w:cs="Times New Roman"/>
                <w:sz w:val="21"/>
                <w:szCs w:val="21"/>
              </w:rPr>
              <w:t>Language barrier (ref: absent)</w:t>
            </w:r>
          </w:p>
        </w:tc>
        <w:tc>
          <w:tcPr>
            <w:tcW w:w="3600" w:type="dxa"/>
            <w:tcBorders>
              <w:top w:val="nil"/>
              <w:left w:val="nil"/>
              <w:bottom w:val="nil"/>
              <w:right w:val="nil"/>
            </w:tcBorders>
            <w:vAlign w:val="center"/>
          </w:tcPr>
          <w:p w14:paraId="534E238E" w14:textId="1F5604F0" w:rsidR="00FD30B8" w:rsidRDefault="00FD30B8" w:rsidP="00C760B5">
            <w:pPr>
              <w:spacing w:after="0"/>
              <w:jc w:val="center"/>
            </w:pPr>
            <w:r w:rsidRPr="00FD30B8">
              <w:rPr>
                <w:rFonts w:ascii="Times New Roman" w:eastAsia="Times New Roman" w:hAnsi="Times New Roman" w:cs="Times New Roman"/>
                <w:sz w:val="21"/>
                <w:szCs w:val="21"/>
              </w:rPr>
              <w:t>0.43 [0.23, 0.80]</w:t>
            </w:r>
          </w:p>
        </w:tc>
        <w:tc>
          <w:tcPr>
            <w:tcW w:w="1440" w:type="dxa"/>
            <w:tcBorders>
              <w:top w:val="nil"/>
              <w:left w:val="nil"/>
              <w:bottom w:val="nil"/>
              <w:right w:val="nil"/>
            </w:tcBorders>
            <w:vAlign w:val="center"/>
          </w:tcPr>
          <w:p w14:paraId="77B6DF2A" w14:textId="4208325F" w:rsidR="00FD30B8" w:rsidRDefault="00FD30B8" w:rsidP="00C760B5">
            <w:pPr>
              <w:spacing w:after="0"/>
              <w:jc w:val="center"/>
            </w:pPr>
            <w:r w:rsidRPr="00FD30B8">
              <w:rPr>
                <w:rFonts w:ascii="Times New Roman" w:eastAsia="Times New Roman" w:hAnsi="Times New Roman" w:cs="Times New Roman"/>
                <w:sz w:val="21"/>
                <w:szCs w:val="21"/>
              </w:rPr>
              <w:t>.008*</w:t>
            </w:r>
          </w:p>
        </w:tc>
      </w:tr>
      <w:tr w:rsidR="00FD30B8" w14:paraId="339BE37F" w14:textId="77777777" w:rsidTr="00997457">
        <w:tc>
          <w:tcPr>
            <w:tcW w:w="4320" w:type="dxa"/>
            <w:tcBorders>
              <w:top w:val="nil"/>
              <w:left w:val="nil"/>
              <w:bottom w:val="nil"/>
              <w:right w:val="nil"/>
            </w:tcBorders>
            <w:vAlign w:val="center"/>
          </w:tcPr>
          <w:p w14:paraId="31412D9E" w14:textId="1050BE18" w:rsidR="00FD30B8" w:rsidRDefault="00FD30B8" w:rsidP="00C760B5">
            <w:pPr>
              <w:spacing w:after="0"/>
            </w:pPr>
            <w:r w:rsidRPr="00FD30B8">
              <w:rPr>
                <w:rFonts w:ascii="Times New Roman" w:eastAsia="Times New Roman" w:hAnsi="Times New Roman" w:cs="Times New Roman"/>
                <w:sz w:val="21"/>
                <w:szCs w:val="21"/>
              </w:rPr>
              <w:t>Interpersonal channel (ref: not used)</w:t>
            </w:r>
          </w:p>
        </w:tc>
        <w:tc>
          <w:tcPr>
            <w:tcW w:w="3600" w:type="dxa"/>
            <w:tcBorders>
              <w:top w:val="nil"/>
              <w:left w:val="nil"/>
              <w:bottom w:val="nil"/>
              <w:right w:val="nil"/>
            </w:tcBorders>
            <w:vAlign w:val="center"/>
          </w:tcPr>
          <w:p w14:paraId="2C7FCFFB" w14:textId="04994C81" w:rsidR="00FD30B8" w:rsidRDefault="00FD30B8" w:rsidP="00C760B5">
            <w:pPr>
              <w:spacing w:after="0"/>
              <w:jc w:val="center"/>
            </w:pPr>
            <w:r w:rsidRPr="00FD30B8">
              <w:rPr>
                <w:rFonts w:ascii="Times New Roman" w:eastAsia="Times New Roman" w:hAnsi="Times New Roman" w:cs="Times New Roman"/>
                <w:sz w:val="21"/>
                <w:szCs w:val="21"/>
              </w:rPr>
              <w:t>1.83 [0.98, 3.43]</w:t>
            </w:r>
          </w:p>
        </w:tc>
        <w:tc>
          <w:tcPr>
            <w:tcW w:w="1440" w:type="dxa"/>
            <w:tcBorders>
              <w:top w:val="nil"/>
              <w:left w:val="nil"/>
              <w:bottom w:val="nil"/>
              <w:right w:val="nil"/>
            </w:tcBorders>
            <w:vAlign w:val="center"/>
          </w:tcPr>
          <w:p w14:paraId="3E5A91E5" w14:textId="0818A3AB" w:rsidR="00FD30B8" w:rsidRDefault="00FD30B8" w:rsidP="00C760B5">
            <w:pPr>
              <w:spacing w:after="0"/>
              <w:jc w:val="center"/>
            </w:pPr>
            <w:r w:rsidRPr="00FD30B8">
              <w:rPr>
                <w:rFonts w:ascii="Times New Roman" w:eastAsia="Times New Roman" w:hAnsi="Times New Roman" w:cs="Times New Roman"/>
                <w:sz w:val="21"/>
                <w:szCs w:val="21"/>
              </w:rPr>
              <w:t>.059</w:t>
            </w:r>
          </w:p>
        </w:tc>
      </w:tr>
      <w:tr w:rsidR="00FD30B8" w14:paraId="31A15C6E" w14:textId="77777777" w:rsidTr="00585933">
        <w:tc>
          <w:tcPr>
            <w:tcW w:w="4320" w:type="dxa"/>
            <w:tcBorders>
              <w:top w:val="nil"/>
              <w:left w:val="nil"/>
              <w:bottom w:val="nil"/>
              <w:right w:val="nil"/>
            </w:tcBorders>
            <w:vAlign w:val="center"/>
          </w:tcPr>
          <w:p w14:paraId="7E7348CA" w14:textId="39D7ADE9" w:rsidR="00FD30B8" w:rsidRDefault="00FD30B8" w:rsidP="00C760B5">
            <w:pPr>
              <w:spacing w:after="0"/>
            </w:pPr>
            <w:r w:rsidRPr="00FD30B8">
              <w:rPr>
                <w:rFonts w:ascii="Times New Roman" w:eastAsia="Times New Roman" w:hAnsi="Times New Roman" w:cs="Times New Roman"/>
                <w:sz w:val="21"/>
                <w:szCs w:val="21"/>
              </w:rPr>
              <w:t>Two-way communication (ref: one-way)</w:t>
            </w:r>
          </w:p>
        </w:tc>
        <w:tc>
          <w:tcPr>
            <w:tcW w:w="3600" w:type="dxa"/>
            <w:tcBorders>
              <w:top w:val="nil"/>
              <w:left w:val="nil"/>
              <w:bottom w:val="nil"/>
              <w:right w:val="nil"/>
            </w:tcBorders>
            <w:vAlign w:val="center"/>
          </w:tcPr>
          <w:p w14:paraId="27BC5C6E" w14:textId="22378BCD" w:rsidR="00FD30B8" w:rsidRDefault="00FD30B8" w:rsidP="00C760B5">
            <w:pPr>
              <w:spacing w:after="0"/>
              <w:jc w:val="center"/>
            </w:pPr>
            <w:r w:rsidRPr="00FD30B8">
              <w:rPr>
                <w:rFonts w:ascii="Times New Roman" w:eastAsia="Times New Roman" w:hAnsi="Times New Roman" w:cs="Times New Roman"/>
                <w:sz w:val="21"/>
                <w:szCs w:val="21"/>
              </w:rPr>
              <w:t>1.80 [0.96, 3.38]</w:t>
            </w:r>
          </w:p>
        </w:tc>
        <w:tc>
          <w:tcPr>
            <w:tcW w:w="1440" w:type="dxa"/>
            <w:tcBorders>
              <w:top w:val="nil"/>
              <w:left w:val="nil"/>
              <w:bottom w:val="nil"/>
              <w:right w:val="nil"/>
            </w:tcBorders>
            <w:vAlign w:val="center"/>
          </w:tcPr>
          <w:p w14:paraId="0032A2EF" w14:textId="47FB0E3D" w:rsidR="00FD30B8" w:rsidRDefault="00FD30B8" w:rsidP="00C760B5">
            <w:pPr>
              <w:spacing w:after="0"/>
              <w:jc w:val="center"/>
            </w:pPr>
            <w:r w:rsidRPr="00FD30B8">
              <w:rPr>
                <w:rFonts w:ascii="Times New Roman" w:eastAsia="Times New Roman" w:hAnsi="Times New Roman" w:cs="Times New Roman"/>
                <w:sz w:val="21"/>
                <w:szCs w:val="21"/>
              </w:rPr>
              <w:t>.068</w:t>
            </w:r>
          </w:p>
        </w:tc>
      </w:tr>
      <w:tr w:rsidR="00FD30B8" w14:paraId="493DA958" w14:textId="77777777" w:rsidTr="008003CC">
        <w:tc>
          <w:tcPr>
            <w:tcW w:w="4320" w:type="dxa"/>
            <w:tcBorders>
              <w:top w:val="nil"/>
              <w:left w:val="nil"/>
              <w:bottom w:val="nil"/>
              <w:right w:val="nil"/>
            </w:tcBorders>
            <w:vAlign w:val="center"/>
          </w:tcPr>
          <w:p w14:paraId="1663A4E2" w14:textId="6751790D" w:rsidR="00FD30B8" w:rsidRDefault="00FD30B8" w:rsidP="00C760B5">
            <w:pPr>
              <w:spacing w:after="0"/>
            </w:pPr>
            <w:r w:rsidRPr="00FD30B8">
              <w:rPr>
                <w:rFonts w:ascii="Times New Roman" w:eastAsia="Times New Roman" w:hAnsi="Times New Roman" w:cs="Times New Roman"/>
                <w:sz w:val="21"/>
                <w:szCs w:val="21"/>
              </w:rPr>
              <w:t>Spousal support (ref: opposes/neutral)</w:t>
            </w:r>
          </w:p>
        </w:tc>
        <w:tc>
          <w:tcPr>
            <w:tcW w:w="3600" w:type="dxa"/>
            <w:tcBorders>
              <w:top w:val="nil"/>
              <w:left w:val="nil"/>
              <w:bottom w:val="nil"/>
              <w:right w:val="nil"/>
            </w:tcBorders>
            <w:vAlign w:val="center"/>
          </w:tcPr>
          <w:p w14:paraId="07B92774" w14:textId="3B9DD6C4" w:rsidR="00FD30B8" w:rsidRDefault="00FD30B8" w:rsidP="00C760B5">
            <w:pPr>
              <w:spacing w:after="0"/>
              <w:jc w:val="center"/>
            </w:pPr>
            <w:r w:rsidRPr="00FD30B8">
              <w:rPr>
                <w:rFonts w:ascii="Times New Roman" w:eastAsia="Times New Roman" w:hAnsi="Times New Roman" w:cs="Times New Roman"/>
                <w:sz w:val="21"/>
                <w:szCs w:val="21"/>
              </w:rPr>
              <w:t>1.79 [0.94, 3.44]</w:t>
            </w:r>
          </w:p>
        </w:tc>
        <w:tc>
          <w:tcPr>
            <w:tcW w:w="1440" w:type="dxa"/>
            <w:tcBorders>
              <w:top w:val="nil"/>
              <w:left w:val="nil"/>
              <w:bottom w:val="nil"/>
              <w:right w:val="nil"/>
            </w:tcBorders>
            <w:vAlign w:val="center"/>
          </w:tcPr>
          <w:p w14:paraId="652B4D34" w14:textId="3144FE63" w:rsidR="00FD30B8" w:rsidRDefault="00FD30B8" w:rsidP="00C760B5">
            <w:pPr>
              <w:spacing w:after="0"/>
              <w:jc w:val="center"/>
            </w:pPr>
            <w:r w:rsidRPr="00FD30B8">
              <w:rPr>
                <w:rFonts w:ascii="Times New Roman" w:eastAsia="Times New Roman" w:hAnsi="Times New Roman" w:cs="Times New Roman"/>
                <w:sz w:val="21"/>
                <w:szCs w:val="21"/>
              </w:rPr>
              <w:t>.078</w:t>
            </w:r>
          </w:p>
        </w:tc>
      </w:tr>
      <w:tr w:rsidR="00FD30B8" w14:paraId="565AB7A2" w14:textId="77777777" w:rsidTr="00FD30B8">
        <w:tc>
          <w:tcPr>
            <w:tcW w:w="4320" w:type="dxa"/>
            <w:tcBorders>
              <w:top w:val="nil"/>
              <w:left w:val="nil"/>
              <w:right w:val="nil"/>
            </w:tcBorders>
            <w:vAlign w:val="center"/>
          </w:tcPr>
          <w:p w14:paraId="5D966C8F" w14:textId="7D7D01D8" w:rsidR="00FD30B8" w:rsidRDefault="00FD30B8" w:rsidP="00C760B5">
            <w:pPr>
              <w:spacing w:after="0"/>
            </w:pPr>
            <w:r w:rsidRPr="00FD30B8">
              <w:rPr>
                <w:rFonts w:ascii="Times New Roman" w:eastAsia="Times New Roman" w:hAnsi="Times New Roman" w:cs="Times New Roman"/>
                <w:sz w:val="21"/>
                <w:szCs w:val="21"/>
              </w:rPr>
              <w:t>Education: primary (ref: none)</w:t>
            </w:r>
          </w:p>
        </w:tc>
        <w:tc>
          <w:tcPr>
            <w:tcW w:w="3600" w:type="dxa"/>
            <w:tcBorders>
              <w:top w:val="nil"/>
              <w:left w:val="nil"/>
              <w:right w:val="nil"/>
            </w:tcBorders>
            <w:vAlign w:val="center"/>
          </w:tcPr>
          <w:p w14:paraId="6ECF90C0" w14:textId="3FBCAC9C" w:rsidR="00FD30B8" w:rsidRDefault="00FD30B8" w:rsidP="00C760B5">
            <w:pPr>
              <w:spacing w:after="0"/>
              <w:jc w:val="center"/>
            </w:pPr>
            <w:r w:rsidRPr="00FD30B8">
              <w:rPr>
                <w:rFonts w:ascii="Times New Roman" w:eastAsia="Times New Roman" w:hAnsi="Times New Roman" w:cs="Times New Roman"/>
                <w:sz w:val="21"/>
                <w:szCs w:val="21"/>
              </w:rPr>
              <w:t>1.98 [1.02, 3.86]</w:t>
            </w:r>
          </w:p>
        </w:tc>
        <w:tc>
          <w:tcPr>
            <w:tcW w:w="1440" w:type="dxa"/>
            <w:tcBorders>
              <w:top w:val="nil"/>
              <w:left w:val="nil"/>
              <w:right w:val="nil"/>
            </w:tcBorders>
            <w:vAlign w:val="center"/>
          </w:tcPr>
          <w:p w14:paraId="2BF0F7AF" w14:textId="4436C14D" w:rsidR="00FD30B8" w:rsidRDefault="00FD30B8" w:rsidP="00C760B5">
            <w:pPr>
              <w:spacing w:after="0"/>
              <w:jc w:val="center"/>
            </w:pPr>
            <w:r w:rsidRPr="00FD30B8">
              <w:rPr>
                <w:rFonts w:ascii="Times New Roman" w:eastAsia="Times New Roman" w:hAnsi="Times New Roman" w:cs="Times New Roman"/>
                <w:sz w:val="21"/>
                <w:szCs w:val="21"/>
              </w:rPr>
              <w:t>.044*</w:t>
            </w:r>
          </w:p>
        </w:tc>
      </w:tr>
      <w:tr w:rsidR="00FD30B8" w14:paraId="3CC698EF" w14:textId="77777777" w:rsidTr="00FD30B8">
        <w:tc>
          <w:tcPr>
            <w:tcW w:w="4320" w:type="dxa"/>
            <w:tcBorders>
              <w:top w:val="nil"/>
              <w:left w:val="nil"/>
              <w:bottom w:val="single" w:sz="4" w:space="0" w:color="auto"/>
              <w:right w:val="nil"/>
            </w:tcBorders>
            <w:vAlign w:val="center"/>
          </w:tcPr>
          <w:p w14:paraId="7143B17E" w14:textId="6B15AFC3" w:rsidR="00FD30B8" w:rsidRDefault="00FD30B8" w:rsidP="00C760B5">
            <w:pPr>
              <w:spacing w:after="0"/>
            </w:pPr>
            <w:r w:rsidRPr="00FD30B8">
              <w:rPr>
                <w:rFonts w:ascii="Times New Roman" w:eastAsia="Times New Roman" w:hAnsi="Times New Roman" w:cs="Times New Roman"/>
                <w:sz w:val="21"/>
                <w:szCs w:val="21"/>
              </w:rPr>
              <w:t>Education: secondary+ (ref: none)</w:t>
            </w:r>
          </w:p>
        </w:tc>
        <w:tc>
          <w:tcPr>
            <w:tcW w:w="3600" w:type="dxa"/>
            <w:tcBorders>
              <w:top w:val="nil"/>
              <w:left w:val="nil"/>
              <w:bottom w:val="single" w:sz="4" w:space="0" w:color="auto"/>
              <w:right w:val="nil"/>
            </w:tcBorders>
            <w:vAlign w:val="center"/>
          </w:tcPr>
          <w:p w14:paraId="4CFD2157" w14:textId="3A04BF01" w:rsidR="00FD30B8" w:rsidRDefault="00FD30B8" w:rsidP="00C760B5">
            <w:pPr>
              <w:spacing w:after="0"/>
              <w:jc w:val="center"/>
            </w:pPr>
            <w:r w:rsidRPr="00FD30B8">
              <w:rPr>
                <w:rFonts w:ascii="Times New Roman" w:eastAsia="Times New Roman" w:hAnsi="Times New Roman" w:cs="Times New Roman"/>
                <w:sz w:val="21"/>
                <w:szCs w:val="21"/>
              </w:rPr>
              <w:t>2.22 [0.82, 6.02]</w:t>
            </w:r>
          </w:p>
        </w:tc>
        <w:tc>
          <w:tcPr>
            <w:tcW w:w="1440" w:type="dxa"/>
            <w:tcBorders>
              <w:top w:val="nil"/>
              <w:left w:val="nil"/>
              <w:bottom w:val="single" w:sz="4" w:space="0" w:color="auto"/>
              <w:right w:val="nil"/>
            </w:tcBorders>
            <w:vAlign w:val="center"/>
          </w:tcPr>
          <w:p w14:paraId="25F4D61B" w14:textId="63206A3E" w:rsidR="00FD30B8" w:rsidRDefault="00FD30B8" w:rsidP="00C760B5">
            <w:pPr>
              <w:spacing w:after="0"/>
              <w:jc w:val="center"/>
            </w:pPr>
            <w:r w:rsidRPr="00FD30B8">
              <w:rPr>
                <w:rFonts w:ascii="Times New Roman" w:eastAsia="Times New Roman" w:hAnsi="Times New Roman" w:cs="Times New Roman"/>
                <w:sz w:val="21"/>
                <w:szCs w:val="21"/>
              </w:rPr>
              <w:t>.119</w:t>
            </w:r>
          </w:p>
        </w:tc>
      </w:tr>
    </w:tbl>
    <w:p w14:paraId="50DE2443" w14:textId="0E5C87CD" w:rsidR="00FD30B8" w:rsidRPr="00FD30B8" w:rsidRDefault="00FD30B8" w:rsidP="00C760B5">
      <w:pPr>
        <w:spacing w:after="0" w:line="240" w:lineRule="auto"/>
        <w:jc w:val="both"/>
        <w:rPr>
          <w:rFonts w:ascii="Times New Roman" w:eastAsia="Times New Roman" w:hAnsi="Times New Roman" w:cs="Times New Roman"/>
          <w:sz w:val="24"/>
          <w:szCs w:val="24"/>
        </w:rPr>
      </w:pPr>
      <w:r w:rsidRPr="00707274">
        <w:rPr>
          <w:rFonts w:ascii="Times New Roman" w:eastAsia="Times New Roman" w:hAnsi="Times New Roman" w:cs="Times New Roman"/>
          <w:i/>
          <w:iCs/>
        </w:rPr>
        <w:t xml:space="preserve">Note. * Statistically significant at p &lt; .05; OR = odds ratio; CI = confidence interval. </w:t>
      </w:r>
      <w:r>
        <w:rPr>
          <w:rFonts w:ascii="Times New Roman" w:eastAsia="Times New Roman" w:hAnsi="Times New Roman" w:cs="Times New Roman"/>
          <w:i/>
          <w:iCs/>
        </w:rPr>
        <w:t xml:space="preserve">Ref = </w:t>
      </w:r>
      <w:r w:rsidRPr="00707274">
        <w:rPr>
          <w:rFonts w:ascii="Times New Roman" w:eastAsia="Times New Roman" w:hAnsi="Times New Roman" w:cs="Times New Roman"/>
          <w:i/>
          <w:iCs/>
        </w:rPr>
        <w:t>Reference categories</w:t>
      </w:r>
      <w:r>
        <w:rPr>
          <w:rFonts w:ascii="Times New Roman" w:eastAsia="Times New Roman" w:hAnsi="Times New Roman" w:cs="Times New Roman"/>
          <w:i/>
          <w:iCs/>
        </w:rPr>
        <w:t>.</w:t>
      </w:r>
    </w:p>
    <w:p w14:paraId="0000030F" w14:textId="7596B782" w:rsidR="001D1787" w:rsidRDefault="00AA2F10" w:rsidP="00712BE9">
      <w:pPr>
        <w:pStyle w:val="Heading2"/>
        <w:keepNext w:val="0"/>
        <w:keepLines w:val="0"/>
        <w:spacing w:before="240" w:after="0"/>
        <w:jc w:val="both"/>
        <w:rPr>
          <w:sz w:val="34"/>
          <w:szCs w:val="34"/>
        </w:rPr>
      </w:pPr>
      <w:bookmarkStart w:id="127" w:name="_heading=h.ekuxhd6qswpa" w:colFirst="0" w:colLast="0"/>
      <w:bookmarkStart w:id="128" w:name="_Toc236420089"/>
      <w:bookmarkEnd w:id="127"/>
      <w:r>
        <w:t>4.</w:t>
      </w:r>
      <w:r w:rsidR="00707274">
        <w:t>7</w:t>
      </w:r>
      <w:r>
        <w:t xml:space="preserve"> Summary of Findings</w:t>
      </w:r>
      <w:bookmarkEnd w:id="128"/>
    </w:p>
    <w:p w14:paraId="00000310" w14:textId="258FB4F3" w:rsidR="001D1787" w:rsidRDefault="00AA2F10" w:rsidP="00C760B5">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rPr>
        <w:t xml:space="preserve">Findings across the five areas reveal that language barriers, cultural stigma, and poor information quality are primary obstacles to effective FP communication, each significantly associated with lower uptake; limited access to information showed the same direction of effect but did not reach statistical significance. Interpersonal communication with healthcare providers, community meeting attendance, two-way interactive communication, and culturally sensitive messaging were all significantly associated with FP uptake; side-effect counselling and radio exposure showed the same general direction of effect but did not reach statistical </w:t>
      </w:r>
      <w:r>
        <w:rPr>
          <w:rFonts w:ascii="Times New Roman" w:eastAsia="Times New Roman" w:hAnsi="Times New Roman" w:cs="Times New Roman"/>
          <w:sz w:val="24"/>
        </w:rPr>
        <w:lastRenderedPageBreak/>
        <w:t xml:space="preserve">significance. At the contextual level, age group, education level, spousal support, couple communication, and religious leader endorsement were all significantly associated with FP uptake, with couple communication showing the largest effect. </w:t>
      </w:r>
      <w:r w:rsidR="006D6325">
        <w:rPr>
          <w:rFonts w:ascii="Times New Roman" w:eastAsia="Times New Roman" w:hAnsi="Times New Roman" w:cs="Times New Roman"/>
          <w:sz w:val="24"/>
        </w:rPr>
        <w:t xml:space="preserve">From </w:t>
      </w:r>
      <w:r w:rsidR="00E7565B">
        <w:rPr>
          <w:rFonts w:ascii="Times New Roman" w:eastAsia="Times New Roman" w:hAnsi="Times New Roman" w:cs="Times New Roman"/>
          <w:sz w:val="24"/>
        </w:rPr>
        <w:t>a</w:t>
      </w:r>
      <w:r>
        <w:rPr>
          <w:rFonts w:ascii="Times New Roman" w:eastAsia="Times New Roman" w:hAnsi="Times New Roman" w:cs="Times New Roman"/>
          <w:sz w:val="24"/>
        </w:rPr>
        <w:t xml:space="preserve"> multivariable model</w:t>
      </w:r>
      <w:r w:rsidR="00E7565B">
        <w:rPr>
          <w:rFonts w:ascii="Times New Roman" w:eastAsia="Times New Roman" w:hAnsi="Times New Roman" w:cs="Times New Roman"/>
          <w:sz w:val="24"/>
        </w:rPr>
        <w:t>, a</w:t>
      </w:r>
      <w:r>
        <w:rPr>
          <w:rFonts w:ascii="Times New Roman" w:eastAsia="Times New Roman" w:hAnsi="Times New Roman" w:cs="Times New Roman"/>
          <w:sz w:val="24"/>
        </w:rPr>
        <w:t xml:space="preserve">fter mutual adjustment, language barrier (p = .008) and education (primary </w:t>
      </w:r>
      <w:r w:rsidR="006616A7">
        <w:rPr>
          <w:rFonts w:ascii="Times New Roman" w:eastAsia="Times New Roman" w:hAnsi="Times New Roman" w:cs="Times New Roman"/>
          <w:sz w:val="24"/>
        </w:rPr>
        <w:t>vs</w:t>
      </w:r>
      <w:r>
        <w:rPr>
          <w:rFonts w:ascii="Times New Roman" w:eastAsia="Times New Roman" w:hAnsi="Times New Roman" w:cs="Times New Roman"/>
          <w:sz w:val="24"/>
        </w:rPr>
        <w:t xml:space="preserve"> none, p = .044) remained independently significant, while interpersonal channel use, two-way communication, and spousal support attenuated to borderline significance, suggesting substantial overlap in the explanatory content of these variables. These quantitative associations were consistently reinforced by qualitative accounts from women and healthcare providers, underscoring the importance of language-inclusive, culturally adapted, and dialogic communication strategies in this setting.</w:t>
      </w:r>
    </w:p>
    <w:p w14:paraId="00000311" w14:textId="181D0DE0" w:rsidR="001D1787" w:rsidRDefault="00AA2F10" w:rsidP="00C760B5">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rPr>
        <w:t xml:space="preserve">This study's findings should be interpreted in light of several considerations. </w:t>
      </w:r>
      <w:r w:rsidR="00464727">
        <w:rPr>
          <w:rFonts w:ascii="Times New Roman" w:eastAsia="Times New Roman" w:hAnsi="Times New Roman" w:cs="Times New Roman"/>
          <w:sz w:val="24"/>
        </w:rPr>
        <w:t>First,</w:t>
      </w:r>
      <w:r>
        <w:rPr>
          <w:rFonts w:ascii="Times New Roman" w:eastAsia="Times New Roman" w:hAnsi="Times New Roman" w:cs="Times New Roman"/>
          <w:sz w:val="24"/>
        </w:rPr>
        <w:t xml:space="preserve"> the cross-sectional design precludes causal inference regarding the relationship between communication factors and FP uptake</w:t>
      </w:r>
      <w:r w:rsidR="001B0B67">
        <w:rPr>
          <w:rFonts w:ascii="Times New Roman" w:eastAsia="Times New Roman" w:hAnsi="Times New Roman" w:cs="Times New Roman"/>
          <w:sz w:val="24"/>
        </w:rPr>
        <w:t xml:space="preserve">. Secondly, </w:t>
      </w:r>
      <w:r w:rsidR="001B0B67">
        <w:rPr>
          <w:rFonts w:ascii="Times New Roman" w:eastAsia="Times New Roman" w:hAnsi="Times New Roman" w:cs="Times New Roman"/>
          <w:sz w:val="24"/>
          <w:szCs w:val="24"/>
        </w:rPr>
        <w:t>the multivariable model combined several correlated communication and relational predictors; the attenuation of some effects once mutually adjusted reflects shared explanatory overlap rather than an absence of association at the bivariate level. Moreover,</w:t>
      </w:r>
      <w:r>
        <w:rPr>
          <w:rFonts w:ascii="Times New Roman" w:eastAsia="Times New Roman" w:hAnsi="Times New Roman" w:cs="Times New Roman"/>
          <w:sz w:val="24"/>
        </w:rPr>
        <w:t xml:space="preserve"> the homogeneous, single-county sampling frame (all respondents </w:t>
      </w:r>
      <w:r w:rsidR="00464727">
        <w:rPr>
          <w:rFonts w:ascii="Times New Roman" w:eastAsia="Times New Roman" w:hAnsi="Times New Roman" w:cs="Times New Roman"/>
          <w:sz w:val="24"/>
        </w:rPr>
        <w:t xml:space="preserve">were </w:t>
      </w:r>
      <w:r>
        <w:rPr>
          <w:rFonts w:ascii="Times New Roman" w:eastAsia="Times New Roman" w:hAnsi="Times New Roman" w:cs="Times New Roman"/>
          <w:sz w:val="24"/>
        </w:rPr>
        <w:t>Muslim women attending government health facilities in Mandera County) limits generalizability to women who do not access such facilities or to other cultural contexts.</w:t>
      </w:r>
    </w:p>
    <w:p w14:paraId="00000312" w14:textId="77777777" w:rsidR="001D1787" w:rsidRDefault="001D1787" w:rsidP="00C760B5">
      <w:pPr>
        <w:spacing w:after="0" w:line="480" w:lineRule="auto"/>
        <w:jc w:val="both"/>
        <w:rPr>
          <w:rFonts w:ascii="Times New Roman" w:eastAsia="Times New Roman" w:hAnsi="Times New Roman" w:cs="Times New Roman"/>
          <w:sz w:val="24"/>
          <w:szCs w:val="24"/>
        </w:rPr>
      </w:pPr>
    </w:p>
    <w:p w14:paraId="00000313" w14:textId="77777777" w:rsidR="001D1787" w:rsidRDefault="001D1787" w:rsidP="00C760B5">
      <w:pPr>
        <w:pStyle w:val="Heading1"/>
        <w:spacing w:before="0"/>
        <w:jc w:val="left"/>
      </w:pPr>
    </w:p>
    <w:p w14:paraId="00000314" w14:textId="77777777" w:rsidR="001D1787" w:rsidRDefault="00AA2F10" w:rsidP="00C760B5">
      <w:pPr>
        <w:pStyle w:val="Heading1"/>
        <w:pBdr>
          <w:top w:val="nil"/>
          <w:left w:val="nil"/>
          <w:bottom w:val="nil"/>
          <w:right w:val="nil"/>
          <w:between w:val="nil"/>
        </w:pBdr>
        <w:spacing w:before="0"/>
      </w:pPr>
      <w:bookmarkStart w:id="129" w:name="_heading=h.yp7c8b2i7jf0" w:colFirst="0" w:colLast="0"/>
      <w:bookmarkEnd w:id="129"/>
      <w:r>
        <w:br w:type="page"/>
      </w:r>
    </w:p>
    <w:p w14:paraId="00000315" w14:textId="77777777" w:rsidR="001D1787" w:rsidRDefault="00AA2F10" w:rsidP="00C760B5">
      <w:pPr>
        <w:pStyle w:val="Heading1"/>
        <w:pBdr>
          <w:top w:val="nil"/>
          <w:left w:val="nil"/>
          <w:bottom w:val="nil"/>
          <w:right w:val="nil"/>
          <w:between w:val="nil"/>
        </w:pBdr>
        <w:spacing w:before="0"/>
      </w:pPr>
      <w:bookmarkStart w:id="130" w:name="_heading=h.u8etqut6jxxn" w:colFirst="0" w:colLast="0"/>
      <w:bookmarkStart w:id="131" w:name="_Toc236420090"/>
      <w:bookmarkEnd w:id="130"/>
      <w:commentRangeStart w:id="132"/>
      <w:commentRangeStart w:id="133"/>
      <w:r>
        <w:lastRenderedPageBreak/>
        <w:t>CHAPTER FIVE</w:t>
      </w:r>
      <w:bookmarkEnd w:id="131"/>
    </w:p>
    <w:p w14:paraId="00000316" w14:textId="77777777" w:rsidR="001D1787" w:rsidRDefault="00AA2F10" w:rsidP="00C760B5">
      <w:pPr>
        <w:pStyle w:val="Heading1"/>
        <w:pBdr>
          <w:top w:val="nil"/>
          <w:left w:val="nil"/>
          <w:bottom w:val="nil"/>
          <w:right w:val="nil"/>
          <w:between w:val="nil"/>
        </w:pBdr>
        <w:spacing w:before="0"/>
        <w:rPr>
          <w:sz w:val="46"/>
          <w:szCs w:val="46"/>
        </w:rPr>
      </w:pPr>
      <w:bookmarkStart w:id="134" w:name="_heading=h.fy73k04enyku" w:colFirst="0" w:colLast="0"/>
      <w:bookmarkStart w:id="135" w:name="_Toc236420091"/>
      <w:bookmarkEnd w:id="134"/>
      <w:r>
        <w:t>DISCUSSION</w:t>
      </w:r>
      <w:bookmarkEnd w:id="135"/>
      <w:commentRangeEnd w:id="132"/>
      <w:r w:rsidR="00AF635F">
        <w:rPr>
          <w:rStyle w:val="CommentReference"/>
          <w:rFonts w:ascii="Calibri" w:eastAsia="Calibri" w:hAnsi="Calibri" w:cs="Calibri"/>
          <w:b w:val="0"/>
          <w:bCs w:val="0"/>
        </w:rPr>
        <w:commentReference w:id="132"/>
      </w:r>
      <w:commentRangeEnd w:id="133"/>
      <w:r w:rsidR="00AF635F">
        <w:rPr>
          <w:rStyle w:val="CommentReference"/>
          <w:rFonts w:ascii="Calibri" w:eastAsia="Calibri" w:hAnsi="Calibri" w:cs="Calibri"/>
          <w:b w:val="0"/>
          <w:bCs w:val="0"/>
        </w:rPr>
        <w:commentReference w:id="133"/>
      </w:r>
    </w:p>
    <w:p w14:paraId="00000317" w14:textId="77777777" w:rsidR="001D1787" w:rsidRDefault="00AA2F10" w:rsidP="00C760B5">
      <w:pPr>
        <w:pStyle w:val="Heading2"/>
        <w:keepNext w:val="0"/>
        <w:keepLines w:val="0"/>
        <w:spacing w:after="0"/>
        <w:jc w:val="both"/>
        <w:rPr>
          <w:sz w:val="34"/>
          <w:szCs w:val="34"/>
        </w:rPr>
      </w:pPr>
      <w:bookmarkStart w:id="136" w:name="_heading=h.d7dzisogmhwt" w:colFirst="0" w:colLast="0"/>
      <w:bookmarkStart w:id="137" w:name="_Toc236420092"/>
      <w:bookmarkEnd w:id="136"/>
      <w:r>
        <w:t>5.1 Introduction</w:t>
      </w:r>
      <w:bookmarkEnd w:id="137"/>
    </w:p>
    <w:p w14:paraId="00000318" w14:textId="3338BD56" w:rsidR="001D1787" w:rsidRDefault="00AA2F10" w:rsidP="00C760B5">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chapter interprets and </w:t>
      </w:r>
      <w:r w:rsidR="00AB0C1D">
        <w:rPr>
          <w:rFonts w:ascii="Times New Roman" w:eastAsia="Times New Roman" w:hAnsi="Times New Roman" w:cs="Times New Roman"/>
          <w:sz w:val="24"/>
          <w:szCs w:val="24"/>
        </w:rPr>
        <w:t>contextualises the findings presented in Chapter Four within the broader body of literature on family planning communication, health behaviour change, and reproductive health in marginalised</w:t>
      </w:r>
      <w:r>
        <w:rPr>
          <w:rFonts w:ascii="Times New Roman" w:eastAsia="Times New Roman" w:hAnsi="Times New Roman" w:cs="Times New Roman"/>
          <w:sz w:val="24"/>
          <w:szCs w:val="24"/>
        </w:rPr>
        <w:t xml:space="preserve"> communities. The discussion draws on both quantitative and qualitative evidence generated by this study to examine the mechanisms through which communication factors shaped family planning uptake among rural and </w:t>
      </w:r>
      <w:r w:rsidR="00AB0C1D">
        <w:rPr>
          <w:rFonts w:ascii="Times New Roman" w:eastAsia="Times New Roman" w:hAnsi="Times New Roman" w:cs="Times New Roman"/>
          <w:sz w:val="24"/>
          <w:szCs w:val="24"/>
        </w:rPr>
        <w:t>marginalised</w:t>
      </w:r>
      <w:r>
        <w:rPr>
          <w:rFonts w:ascii="Times New Roman" w:eastAsia="Times New Roman" w:hAnsi="Times New Roman" w:cs="Times New Roman"/>
          <w:sz w:val="24"/>
          <w:szCs w:val="24"/>
        </w:rPr>
        <w:t xml:space="preserve"> women in Mandera County. The findings are situated against the theoretical frameworks guiding the study, the Health Belief Model, the Theory of Reasoned Action, and Media Richness Theory, and are compared with evidence from similar contexts in sub-Saharan Africa and other low-resource settings.</w:t>
      </w:r>
    </w:p>
    <w:p w14:paraId="00000319" w14:textId="77777777" w:rsidR="001D1787" w:rsidRDefault="00AA2F10" w:rsidP="00C760B5">
      <w:pPr>
        <w:pStyle w:val="Heading2"/>
        <w:keepNext w:val="0"/>
        <w:keepLines w:val="0"/>
        <w:spacing w:after="0"/>
        <w:jc w:val="both"/>
        <w:rPr>
          <w:sz w:val="34"/>
          <w:szCs w:val="34"/>
        </w:rPr>
      </w:pPr>
      <w:bookmarkStart w:id="138" w:name="_heading=h.2p2mxngcdqlg" w:colFirst="0" w:colLast="0"/>
      <w:bookmarkStart w:id="139" w:name="_Toc236420093"/>
      <w:bookmarkEnd w:id="138"/>
      <w:r>
        <w:t>5.2 Interpersonal Communication as the Most Influential Channel</w:t>
      </w:r>
      <w:bookmarkEnd w:id="139"/>
    </w:p>
    <w:p w14:paraId="0000031A" w14:textId="2A3BB96A" w:rsidR="001D1787" w:rsidRDefault="00AA2F10" w:rsidP="00C760B5">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rPr>
        <w:t>The study found that interpersonal communication was the most frequently used channel through which women in Mandera County received family planning information, accounting for 57.0% of respondents, and was significantly associated with higher uptake (OR = 2.06, 95% CI: 1.15–3.68). This finding aligns with a substantial body of evidence demonstrating that face-to-face communication between healthcare providers and clients, and among community members, produces stronger behaviour change outcomes than mass media approaches alone (</w:t>
      </w:r>
      <w:proofErr w:type="spellStart"/>
      <w:r>
        <w:rPr>
          <w:rFonts w:ascii="Times New Roman" w:eastAsia="Times New Roman" w:hAnsi="Times New Roman" w:cs="Times New Roman"/>
          <w:sz w:val="24"/>
        </w:rPr>
        <w:t>Mwaikambo</w:t>
      </w:r>
      <w:proofErr w:type="spellEnd"/>
      <w:r>
        <w:rPr>
          <w:rFonts w:ascii="Times New Roman" w:eastAsia="Times New Roman" w:hAnsi="Times New Roman" w:cs="Times New Roman"/>
          <w:sz w:val="24"/>
        </w:rPr>
        <w:t xml:space="preserve"> et al., 2011; Rimal et al., 2015). The dominance of interpersonal channels in a context </w:t>
      </w:r>
      <w:r w:rsidR="007A1173">
        <w:rPr>
          <w:rFonts w:ascii="Times New Roman" w:eastAsia="Times New Roman" w:hAnsi="Times New Roman" w:cs="Times New Roman"/>
          <w:sz w:val="24"/>
        </w:rPr>
        <w:t>characterised</w:t>
      </w:r>
      <w:r>
        <w:rPr>
          <w:rFonts w:ascii="Times New Roman" w:eastAsia="Times New Roman" w:hAnsi="Times New Roman" w:cs="Times New Roman"/>
          <w:sz w:val="24"/>
        </w:rPr>
        <w:t xml:space="preserve"> by low literacy, limited media infrastructure, and strong oral communication traditions was consistent with expectations drawn from Media Richness Theory (Daft &amp; Lengel, 1984), which holds that rich, interactive communication channels are most effective for complex, equivocal messages, such as those involving reproductive health decision-making.</w:t>
      </w:r>
    </w:p>
    <w:p w14:paraId="0000031B" w14:textId="5044EB0D" w:rsidR="001D1787" w:rsidRDefault="00AA2F10" w:rsidP="00C760B5">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Healthcare providers served as primary and most trusted sources of family planning information. Women who reported receiving counselling from providers expressed higher rates of contraceptive adoption, a finding consistent with Abdel-Tawab and Roter (2002)</w:t>
      </w:r>
      <w:r w:rsidR="007A1173">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who established a positive relationship between client-centred provider communication and contraceptive uptake in developing country settings. The quality of the provider-client interaction, specifically whether the provider listened, explained side effects, and allowed for questions, emerged as a key mediator of uptake outcomes. This underscores that interpersonal communication effectiveness is not simply a function of contact frequency but of communication quality and relational dynamics.</w:t>
      </w:r>
    </w:p>
    <w:p w14:paraId="0000031C" w14:textId="729734A1" w:rsidR="001D1787" w:rsidRDefault="00AA2F10" w:rsidP="00C760B5">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rPr>
        <w:t>Radio emerged as a secondary channel, reaching 27.5% of women surveyed. This finding supports existing evidence that radio retains considerable reach in rural and semi-arid regions of Africa where literacy barriers and electricity shortages limit access to print and television media (Ahn et al., 2022; Asiago, 2011). However, qualitative data revealed that radio messages were perceived as generic, insufficiently tailored to local dialects, and lacking the interactive quality necessary to resolve individual concerns or address deeply held misconceptions. Regular radio listening was not significantly associated with contraceptive uptake in the bivariate analysis (χ²</w:t>
      </w:r>
      <w:r w:rsidR="00DB0DB4">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(1, </w:t>
      </w:r>
      <w:r w:rsidRPr="00DB0DB4">
        <w:rPr>
          <w:rFonts w:ascii="Times New Roman" w:eastAsia="Times New Roman" w:hAnsi="Times New Roman" w:cs="Times New Roman"/>
          <w:i/>
          <w:iCs/>
          <w:sz w:val="24"/>
        </w:rPr>
        <w:t>N</w:t>
      </w:r>
      <w:r>
        <w:rPr>
          <w:rFonts w:ascii="Times New Roman" w:eastAsia="Times New Roman" w:hAnsi="Times New Roman" w:cs="Times New Roman"/>
          <w:sz w:val="24"/>
        </w:rPr>
        <w:t xml:space="preserve"> = 200) = 1.62, </w:t>
      </w:r>
      <w:r w:rsidRPr="00DB0DB4">
        <w:rPr>
          <w:rFonts w:ascii="Times New Roman" w:eastAsia="Times New Roman" w:hAnsi="Times New Roman" w:cs="Times New Roman"/>
          <w:i/>
          <w:iCs/>
          <w:sz w:val="24"/>
        </w:rPr>
        <w:t>p</w:t>
      </w:r>
      <w:r>
        <w:rPr>
          <w:rFonts w:ascii="Times New Roman" w:eastAsia="Times New Roman" w:hAnsi="Times New Roman" w:cs="Times New Roman"/>
          <w:sz w:val="24"/>
        </w:rPr>
        <w:t xml:space="preserve"> = .203), a null result consistent with the qualitative account that radio builds awareness without resolving the individual doubts that drive actual behaviour change. This suggests that radio, while useful for awareness-raising, requires complementary interpersonal channels to achieve the depth of communication needed to shift attitudes and practices.</w:t>
      </w:r>
    </w:p>
    <w:p w14:paraId="0000031D" w14:textId="617101EF" w:rsidR="001D1787" w:rsidRDefault="00AA2F10" w:rsidP="00C760B5">
      <w:pPr>
        <w:pStyle w:val="Heading2"/>
        <w:keepNext w:val="0"/>
        <w:keepLines w:val="0"/>
        <w:spacing w:after="0"/>
        <w:jc w:val="both"/>
        <w:rPr>
          <w:sz w:val="34"/>
          <w:szCs w:val="34"/>
        </w:rPr>
      </w:pPr>
      <w:bookmarkStart w:id="140" w:name="_heading=h.kkytbwzh9cv1" w:colFirst="0" w:colLast="0"/>
      <w:bookmarkStart w:id="141" w:name="_Toc236420094"/>
      <w:bookmarkEnd w:id="140"/>
      <w:r>
        <w:t xml:space="preserve">5.3 Language Accessibility and the Exclusion of </w:t>
      </w:r>
      <w:r w:rsidR="007A1173">
        <w:t>Marginalised</w:t>
      </w:r>
      <w:r>
        <w:t xml:space="preserve"> Women</w:t>
      </w:r>
      <w:bookmarkEnd w:id="141"/>
    </w:p>
    <w:p w14:paraId="0000031E" w14:textId="2DCAEAEB" w:rsidR="001D1787" w:rsidRDefault="00AA2F10" w:rsidP="00C760B5">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rPr>
        <w:t xml:space="preserve">Language emerged as a fundamental barrier to effective family planning communication in Mandera County, with a significant association between reported language barriers and lower FP uptake </w:t>
      </w:r>
      <w:commentRangeStart w:id="142"/>
      <w:r>
        <w:rPr>
          <w:rFonts w:ascii="Times New Roman" w:eastAsia="Times New Roman" w:hAnsi="Times New Roman" w:cs="Times New Roman"/>
          <w:sz w:val="24"/>
        </w:rPr>
        <w:t>(χ²</w:t>
      </w:r>
      <w:r w:rsidR="00DB0DB4">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(1, </w:t>
      </w:r>
      <w:r w:rsidRPr="00DB0DB4">
        <w:rPr>
          <w:rFonts w:ascii="Times New Roman" w:eastAsia="Times New Roman" w:hAnsi="Times New Roman" w:cs="Times New Roman"/>
          <w:i/>
          <w:iCs/>
          <w:sz w:val="24"/>
        </w:rPr>
        <w:t>N</w:t>
      </w:r>
      <w:r>
        <w:rPr>
          <w:rFonts w:ascii="Times New Roman" w:eastAsia="Times New Roman" w:hAnsi="Times New Roman" w:cs="Times New Roman"/>
          <w:sz w:val="24"/>
        </w:rPr>
        <w:t xml:space="preserve"> = 200) = 11.89, </w:t>
      </w:r>
      <w:r w:rsidRPr="00DB0DB4">
        <w:rPr>
          <w:rFonts w:ascii="Times New Roman" w:eastAsia="Times New Roman" w:hAnsi="Times New Roman" w:cs="Times New Roman"/>
          <w:i/>
          <w:iCs/>
          <w:sz w:val="24"/>
        </w:rPr>
        <w:t>p</w:t>
      </w:r>
      <w:r>
        <w:rPr>
          <w:rFonts w:ascii="Times New Roman" w:eastAsia="Times New Roman" w:hAnsi="Times New Roman" w:cs="Times New Roman"/>
          <w:sz w:val="24"/>
        </w:rPr>
        <w:t xml:space="preserve"> &lt; .001</w:t>
      </w:r>
      <w:commentRangeEnd w:id="142"/>
      <w:r w:rsidR="00AF635F">
        <w:rPr>
          <w:rStyle w:val="CommentReference"/>
        </w:rPr>
        <w:commentReference w:id="142"/>
      </w:r>
      <w:r>
        <w:rPr>
          <w:rFonts w:ascii="Times New Roman" w:eastAsia="Times New Roman" w:hAnsi="Times New Roman" w:cs="Times New Roman"/>
          <w:sz w:val="24"/>
        </w:rPr>
        <w:t xml:space="preserve">; women reporting no language barrier were </w:t>
      </w:r>
      <w:r>
        <w:rPr>
          <w:rFonts w:ascii="Times New Roman" w:eastAsia="Times New Roman" w:hAnsi="Times New Roman" w:cs="Times New Roman"/>
          <w:sz w:val="24"/>
        </w:rPr>
        <w:lastRenderedPageBreak/>
        <w:t>substantially more likely to use FP, 72.2% vs. 48.2%). A significant proportion of women reported receiving health information in languages they did not fully understand, primarily Swahili or English, when their primary language was Somali or Oromo. This linguistic exclusion had consequences beyond mere misunderstanding; it left women feeling disempowered, passive, and excluded from their own healthcare.</w:t>
      </w:r>
    </w:p>
    <w:p w14:paraId="0000031F" w14:textId="47642961" w:rsidR="001D1787" w:rsidRDefault="00AA2F10" w:rsidP="00C760B5">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These findings are consistent with Patrick (2013), who identified language incompatibility as a major structural impediment to effective health communication in East Africa, and with broader evidence from the region showing that health information delivered in dominant national languages systematically disadvantages ethnic and linguistic minorities. In the context of Mandera County, where Somali dialects are widely spoken</w:t>
      </w:r>
      <w:r w:rsidR="007A1173">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and Swahili proficiency is uneven, the failure to deliver family planning messages in locally accessible languages represented a systemic communication gap.</w:t>
      </w:r>
    </w:p>
    <w:p w14:paraId="00000320" w14:textId="77777777" w:rsidR="001D1787" w:rsidRDefault="00AA2F10" w:rsidP="00C760B5">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Community Health Volunteers who communicated in local languages were consistently highlighted by participants as more effective communicators than facility-based providers. This aligns with the theory that interpersonal communication between community members with shared linguistic and cultural backgrounds carries greater persuasive power and trust than formal provider communication (Schiavo, 2016). The implication is that language accessibility is not merely a technical adjustment but a prerequisite for equitable and effective health communication.</w:t>
      </w:r>
    </w:p>
    <w:p w14:paraId="00000321" w14:textId="77777777" w:rsidR="001D1787" w:rsidRDefault="00AA2F10" w:rsidP="00C760B5">
      <w:pPr>
        <w:pStyle w:val="Heading2"/>
        <w:keepNext w:val="0"/>
        <w:keepLines w:val="0"/>
        <w:spacing w:after="0"/>
        <w:jc w:val="both"/>
        <w:rPr>
          <w:sz w:val="34"/>
          <w:szCs w:val="34"/>
        </w:rPr>
      </w:pPr>
      <w:bookmarkStart w:id="143" w:name="_heading=h.mvhzqgr7gsw5" w:colFirst="0" w:colLast="0"/>
      <w:bookmarkStart w:id="144" w:name="_Toc236420095"/>
      <w:bookmarkEnd w:id="143"/>
      <w:r>
        <w:t>5.4 Cultural Sensitivity and the Alignment of Messages with Local Values</w:t>
      </w:r>
      <w:bookmarkEnd w:id="144"/>
    </w:p>
    <w:p w14:paraId="00000322" w14:textId="45EA01F8" w:rsidR="001D1787" w:rsidRDefault="00AA2F10" w:rsidP="00C760B5">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rPr>
        <w:t>Logistic regression analysis revealed that women exposed to culturally sensitive family planning messages had nearly double the odds of adopting modern contraceptives compared to those who received generic messages (</w:t>
      </w:r>
      <w:commentRangeStart w:id="145"/>
      <w:r>
        <w:rPr>
          <w:rFonts w:ascii="Times New Roman" w:eastAsia="Times New Roman" w:hAnsi="Times New Roman" w:cs="Times New Roman"/>
          <w:sz w:val="24"/>
        </w:rPr>
        <w:t>OR = 1.98, 95% CI: 1.08–3.64, p = .028</w:t>
      </w:r>
      <w:commentRangeEnd w:id="145"/>
      <w:r w:rsidR="00AF635F">
        <w:rPr>
          <w:rStyle w:val="CommentReference"/>
        </w:rPr>
        <w:commentReference w:id="145"/>
      </w:r>
      <w:r>
        <w:rPr>
          <w:rFonts w:ascii="Times New Roman" w:eastAsia="Times New Roman" w:hAnsi="Times New Roman" w:cs="Times New Roman"/>
          <w:sz w:val="24"/>
        </w:rPr>
        <w:t>). This finding confirms that cultural adaptation is a significant determinant of communication effectiveness.</w:t>
      </w:r>
    </w:p>
    <w:p w14:paraId="00000323" w14:textId="090E8A8A" w:rsidR="001D1787" w:rsidRDefault="00AA2F10" w:rsidP="00C760B5">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The qualitative data elaborated on what cultural sensitivity meant in practice. Women responded positively to messages that acknowledged Islamic values, framed family planning in terms of maternal and child health rather than population control, and used locally </w:t>
      </w:r>
      <w:r w:rsidR="007A1173">
        <w:rPr>
          <w:rFonts w:ascii="Times New Roman" w:eastAsia="Times New Roman" w:hAnsi="Times New Roman" w:cs="Times New Roman"/>
          <w:sz w:val="24"/>
          <w:szCs w:val="24"/>
        </w:rPr>
        <w:t>recognisable</w:t>
      </w:r>
      <w:r>
        <w:rPr>
          <w:rFonts w:ascii="Times New Roman" w:eastAsia="Times New Roman" w:hAnsi="Times New Roman" w:cs="Times New Roman"/>
          <w:sz w:val="24"/>
          <w:szCs w:val="24"/>
        </w:rPr>
        <w:t xml:space="preserve"> imagery and narratives. Conversely, messages perceived as promoting foreign or secular values, or as contradicting religious norms, generated resistance and mistrust. These findings align with </w:t>
      </w:r>
      <w:proofErr w:type="spellStart"/>
      <w:r>
        <w:rPr>
          <w:rFonts w:ascii="Times New Roman" w:eastAsia="Times New Roman" w:hAnsi="Times New Roman" w:cs="Times New Roman"/>
          <w:sz w:val="24"/>
          <w:szCs w:val="24"/>
        </w:rPr>
        <w:t>Malikhao</w:t>
      </w:r>
      <w:proofErr w:type="spellEnd"/>
      <w:r>
        <w:rPr>
          <w:rFonts w:ascii="Times New Roman" w:eastAsia="Times New Roman" w:hAnsi="Times New Roman" w:cs="Times New Roman"/>
          <w:sz w:val="24"/>
          <w:szCs w:val="24"/>
        </w:rPr>
        <w:t xml:space="preserve"> (2020) and Grant and Bhardwaj (2016), who </w:t>
      </w:r>
      <w:r w:rsidR="007A1173">
        <w:rPr>
          <w:rFonts w:ascii="Times New Roman" w:eastAsia="Times New Roman" w:hAnsi="Times New Roman" w:cs="Times New Roman"/>
          <w:sz w:val="24"/>
          <w:szCs w:val="24"/>
        </w:rPr>
        <w:t>emphasised</w:t>
      </w:r>
      <w:r>
        <w:rPr>
          <w:rFonts w:ascii="Times New Roman" w:eastAsia="Times New Roman" w:hAnsi="Times New Roman" w:cs="Times New Roman"/>
          <w:sz w:val="24"/>
          <w:szCs w:val="24"/>
        </w:rPr>
        <w:t xml:space="preserve"> that health communication in culturally complex environments must engage with existing belief systems rather than compete with them.</w:t>
      </w:r>
    </w:p>
    <w:p w14:paraId="00000324" w14:textId="38A08D39" w:rsidR="001D1787" w:rsidRDefault="00AA2F10" w:rsidP="00C760B5">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involvement of Islamic scholars and religious leaders in </w:t>
      </w:r>
      <w:r w:rsidR="007A1173">
        <w:rPr>
          <w:rFonts w:ascii="Times New Roman" w:eastAsia="Times New Roman" w:hAnsi="Times New Roman" w:cs="Times New Roman"/>
          <w:sz w:val="24"/>
          <w:szCs w:val="24"/>
        </w:rPr>
        <w:t>normalising</w:t>
      </w:r>
      <w:r>
        <w:rPr>
          <w:rFonts w:ascii="Times New Roman" w:eastAsia="Times New Roman" w:hAnsi="Times New Roman" w:cs="Times New Roman"/>
          <w:sz w:val="24"/>
          <w:szCs w:val="24"/>
        </w:rPr>
        <w:t xml:space="preserve"> family planning emerged as a particularly powerful form of cultural mediation. This is consistent with evidence from similar Muslim-majority communities in sub-Saharan Africa, where religious leader engagement has been associated with reductions in contraceptive stigma and improved spousal communication (Tilahun et al., 2015). The study found that such engagement remained ad hoc and dependent on individual goodwill rather than being systematically integrated into family planning programs, representing a significant missed opportunity.</w:t>
      </w:r>
    </w:p>
    <w:p w14:paraId="00000325" w14:textId="77777777" w:rsidR="001D1787" w:rsidRDefault="00AA2F10" w:rsidP="00C760B5">
      <w:pPr>
        <w:pStyle w:val="Heading2"/>
        <w:keepNext w:val="0"/>
        <w:keepLines w:val="0"/>
        <w:spacing w:after="0"/>
        <w:jc w:val="both"/>
        <w:rPr>
          <w:sz w:val="34"/>
          <w:szCs w:val="34"/>
        </w:rPr>
      </w:pPr>
      <w:bookmarkStart w:id="146" w:name="_heading=h.jsts7pubhp4d" w:colFirst="0" w:colLast="0"/>
      <w:bookmarkStart w:id="147" w:name="_Toc236420096"/>
      <w:bookmarkEnd w:id="146"/>
      <w:r>
        <w:t>5.5 Male Involvement and Gendered Power Dynamics</w:t>
      </w:r>
      <w:bookmarkEnd w:id="147"/>
    </w:p>
    <w:p w14:paraId="00000326" w14:textId="4DB034BB" w:rsidR="001D1787" w:rsidRDefault="00AA2F10" w:rsidP="00C760B5">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rPr>
        <w:t>The study found statistically significant positive relationships between male partner involvement and contraceptive uptake among women, across two related measures: spousal support for family planning (χ</w:t>
      </w:r>
      <w:r w:rsidRPr="00AF635F">
        <w:rPr>
          <w:rFonts w:ascii="Times New Roman" w:eastAsia="Times New Roman" w:hAnsi="Times New Roman" w:cs="Times New Roman"/>
          <w:color w:val="EE0000"/>
          <w:sz w:val="24"/>
          <w:rPrChange w:id="148" w:author="Yego, Faith Hilda" w:date="2026-08-30T14:31:00Z" w16du:dateUtc="2026-08-30T11:31:00Z">
            <w:rPr>
              <w:rFonts w:ascii="Times New Roman" w:eastAsia="Times New Roman" w:hAnsi="Times New Roman" w:cs="Times New Roman"/>
              <w:sz w:val="24"/>
            </w:rPr>
          </w:rPrChange>
        </w:rPr>
        <w:t>²</w:t>
      </w:r>
      <w:r w:rsidR="00DB0DB4" w:rsidRPr="00AF635F">
        <w:rPr>
          <w:rFonts w:ascii="Times New Roman" w:eastAsia="Times New Roman" w:hAnsi="Times New Roman" w:cs="Times New Roman"/>
          <w:color w:val="EE0000"/>
          <w:sz w:val="24"/>
          <w:rPrChange w:id="149" w:author="Yego, Faith Hilda" w:date="2026-08-30T14:31:00Z" w16du:dateUtc="2026-08-30T11:31:00Z">
            <w:rPr>
              <w:rFonts w:ascii="Times New Roman" w:eastAsia="Times New Roman" w:hAnsi="Times New Roman" w:cs="Times New Roman"/>
              <w:sz w:val="24"/>
            </w:rPr>
          </w:rPrChange>
        </w:rPr>
        <w:t xml:space="preserve"> </w:t>
      </w:r>
      <w:r w:rsidRPr="00AF635F">
        <w:rPr>
          <w:rFonts w:ascii="Times New Roman" w:eastAsia="Times New Roman" w:hAnsi="Times New Roman" w:cs="Times New Roman"/>
          <w:color w:val="EE0000"/>
          <w:sz w:val="24"/>
          <w:rPrChange w:id="150" w:author="Yego, Faith Hilda" w:date="2026-08-30T14:31:00Z" w16du:dateUtc="2026-08-30T11:31:00Z">
            <w:rPr>
              <w:rFonts w:ascii="Times New Roman" w:eastAsia="Times New Roman" w:hAnsi="Times New Roman" w:cs="Times New Roman"/>
              <w:sz w:val="24"/>
            </w:rPr>
          </w:rPrChange>
        </w:rPr>
        <w:t xml:space="preserve">(1, </w:t>
      </w:r>
      <w:r w:rsidRPr="00AF635F">
        <w:rPr>
          <w:rFonts w:ascii="Times New Roman" w:eastAsia="Times New Roman" w:hAnsi="Times New Roman" w:cs="Times New Roman"/>
          <w:i/>
          <w:iCs/>
          <w:color w:val="EE0000"/>
          <w:sz w:val="24"/>
          <w:rPrChange w:id="151" w:author="Yego, Faith Hilda" w:date="2026-08-30T14:31:00Z" w16du:dateUtc="2026-08-30T11:31:00Z">
            <w:rPr>
              <w:rFonts w:ascii="Times New Roman" w:eastAsia="Times New Roman" w:hAnsi="Times New Roman" w:cs="Times New Roman"/>
              <w:i/>
              <w:iCs/>
              <w:sz w:val="24"/>
            </w:rPr>
          </w:rPrChange>
        </w:rPr>
        <w:t>N</w:t>
      </w:r>
      <w:r w:rsidRPr="00AF635F">
        <w:rPr>
          <w:rFonts w:ascii="Times New Roman" w:eastAsia="Times New Roman" w:hAnsi="Times New Roman" w:cs="Times New Roman"/>
          <w:color w:val="EE0000"/>
          <w:sz w:val="24"/>
          <w:rPrChange w:id="152" w:author="Yego, Faith Hilda" w:date="2026-08-30T14:31:00Z" w16du:dateUtc="2026-08-30T11:31:00Z">
            <w:rPr>
              <w:rFonts w:ascii="Times New Roman" w:eastAsia="Times New Roman" w:hAnsi="Times New Roman" w:cs="Times New Roman"/>
              <w:sz w:val="24"/>
            </w:rPr>
          </w:rPrChange>
        </w:rPr>
        <w:t xml:space="preserve"> = 200) = 9.23, </w:t>
      </w:r>
      <w:r w:rsidRPr="00AF635F">
        <w:rPr>
          <w:rFonts w:ascii="Times New Roman" w:eastAsia="Times New Roman" w:hAnsi="Times New Roman" w:cs="Times New Roman"/>
          <w:i/>
          <w:iCs/>
          <w:color w:val="EE0000"/>
          <w:sz w:val="24"/>
          <w:rPrChange w:id="153" w:author="Yego, Faith Hilda" w:date="2026-08-30T14:31:00Z" w16du:dateUtc="2026-08-30T11:31:00Z">
            <w:rPr>
              <w:rFonts w:ascii="Times New Roman" w:eastAsia="Times New Roman" w:hAnsi="Times New Roman" w:cs="Times New Roman"/>
              <w:i/>
              <w:iCs/>
              <w:sz w:val="24"/>
            </w:rPr>
          </w:rPrChange>
        </w:rPr>
        <w:t>p</w:t>
      </w:r>
      <w:r w:rsidRPr="00AF635F">
        <w:rPr>
          <w:rFonts w:ascii="Times New Roman" w:eastAsia="Times New Roman" w:hAnsi="Times New Roman" w:cs="Times New Roman"/>
          <w:color w:val="EE0000"/>
          <w:sz w:val="24"/>
          <w:rPrChange w:id="154" w:author="Yego, Faith Hilda" w:date="2026-08-30T14:31:00Z" w16du:dateUtc="2026-08-30T11:31:00Z">
            <w:rPr>
              <w:rFonts w:ascii="Times New Roman" w:eastAsia="Times New Roman" w:hAnsi="Times New Roman" w:cs="Times New Roman"/>
              <w:sz w:val="24"/>
            </w:rPr>
          </w:rPrChange>
        </w:rPr>
        <w:t xml:space="preserve"> = .002; OR = 2.48, 95% CI: 1.37–4.48) and couple communication about family planning (χ²</w:t>
      </w:r>
      <w:r w:rsidR="00DB0DB4" w:rsidRPr="00AF635F">
        <w:rPr>
          <w:rFonts w:ascii="Times New Roman" w:eastAsia="Times New Roman" w:hAnsi="Times New Roman" w:cs="Times New Roman"/>
          <w:color w:val="EE0000"/>
          <w:sz w:val="24"/>
          <w:rPrChange w:id="155" w:author="Yego, Faith Hilda" w:date="2026-08-30T14:31:00Z" w16du:dateUtc="2026-08-30T11:31:00Z">
            <w:rPr>
              <w:rFonts w:ascii="Times New Roman" w:eastAsia="Times New Roman" w:hAnsi="Times New Roman" w:cs="Times New Roman"/>
              <w:sz w:val="24"/>
            </w:rPr>
          </w:rPrChange>
        </w:rPr>
        <w:t xml:space="preserve"> </w:t>
      </w:r>
      <w:r w:rsidRPr="00AF635F">
        <w:rPr>
          <w:rFonts w:ascii="Times New Roman" w:eastAsia="Times New Roman" w:hAnsi="Times New Roman" w:cs="Times New Roman"/>
          <w:color w:val="EE0000"/>
          <w:sz w:val="24"/>
          <w:rPrChange w:id="156" w:author="Yego, Faith Hilda" w:date="2026-08-30T14:31:00Z" w16du:dateUtc="2026-08-30T11:31:00Z">
            <w:rPr>
              <w:rFonts w:ascii="Times New Roman" w:eastAsia="Times New Roman" w:hAnsi="Times New Roman" w:cs="Times New Roman"/>
              <w:sz w:val="24"/>
            </w:rPr>
          </w:rPrChange>
        </w:rPr>
        <w:t xml:space="preserve">(1, </w:t>
      </w:r>
      <w:r w:rsidRPr="00AF635F">
        <w:rPr>
          <w:rFonts w:ascii="Times New Roman" w:eastAsia="Times New Roman" w:hAnsi="Times New Roman" w:cs="Times New Roman"/>
          <w:i/>
          <w:iCs/>
          <w:color w:val="EE0000"/>
          <w:sz w:val="24"/>
          <w:rPrChange w:id="157" w:author="Yego, Faith Hilda" w:date="2026-08-30T14:31:00Z" w16du:dateUtc="2026-08-30T11:31:00Z">
            <w:rPr>
              <w:rFonts w:ascii="Times New Roman" w:eastAsia="Times New Roman" w:hAnsi="Times New Roman" w:cs="Times New Roman"/>
              <w:i/>
              <w:iCs/>
              <w:sz w:val="24"/>
            </w:rPr>
          </w:rPrChange>
        </w:rPr>
        <w:t>N</w:t>
      </w:r>
      <w:r w:rsidRPr="00AF635F">
        <w:rPr>
          <w:rFonts w:ascii="Times New Roman" w:eastAsia="Times New Roman" w:hAnsi="Times New Roman" w:cs="Times New Roman"/>
          <w:color w:val="EE0000"/>
          <w:sz w:val="24"/>
          <w:rPrChange w:id="158" w:author="Yego, Faith Hilda" w:date="2026-08-30T14:31:00Z" w16du:dateUtc="2026-08-30T11:31:00Z">
            <w:rPr>
              <w:rFonts w:ascii="Times New Roman" w:eastAsia="Times New Roman" w:hAnsi="Times New Roman" w:cs="Times New Roman"/>
              <w:sz w:val="24"/>
            </w:rPr>
          </w:rPrChange>
        </w:rPr>
        <w:t xml:space="preserve"> = 200) = 11.10, </w:t>
      </w:r>
      <w:r w:rsidRPr="00AF635F">
        <w:rPr>
          <w:rFonts w:ascii="Times New Roman" w:eastAsia="Times New Roman" w:hAnsi="Times New Roman" w:cs="Times New Roman"/>
          <w:i/>
          <w:iCs/>
          <w:color w:val="EE0000"/>
          <w:sz w:val="24"/>
          <w:rPrChange w:id="159" w:author="Yego, Faith Hilda" w:date="2026-08-30T14:31:00Z" w16du:dateUtc="2026-08-30T11:31:00Z">
            <w:rPr>
              <w:rFonts w:ascii="Times New Roman" w:eastAsia="Times New Roman" w:hAnsi="Times New Roman" w:cs="Times New Roman"/>
              <w:i/>
              <w:iCs/>
              <w:sz w:val="24"/>
            </w:rPr>
          </w:rPrChange>
        </w:rPr>
        <w:t>p</w:t>
      </w:r>
      <w:r w:rsidRPr="00AF635F">
        <w:rPr>
          <w:rFonts w:ascii="Times New Roman" w:eastAsia="Times New Roman" w:hAnsi="Times New Roman" w:cs="Times New Roman"/>
          <w:color w:val="EE0000"/>
          <w:sz w:val="24"/>
          <w:rPrChange w:id="160" w:author="Yego, Faith Hilda" w:date="2026-08-30T14:31:00Z" w16du:dateUtc="2026-08-30T11:31:00Z">
            <w:rPr>
              <w:rFonts w:ascii="Times New Roman" w:eastAsia="Times New Roman" w:hAnsi="Times New Roman" w:cs="Times New Roman"/>
              <w:sz w:val="24"/>
            </w:rPr>
          </w:rPrChange>
        </w:rPr>
        <w:t xml:space="preserve"> &lt; .001; OR = 2.68, 95% CI: 1.49–4.83). Women whose husbands w</w:t>
      </w:r>
      <w:r>
        <w:rPr>
          <w:rFonts w:ascii="Times New Roman" w:eastAsia="Times New Roman" w:hAnsi="Times New Roman" w:cs="Times New Roman"/>
          <w:sz w:val="24"/>
        </w:rPr>
        <w:t xml:space="preserve">ere informed about, supportive of, or actively engaged in family planning decisions were considerably more likely to adopt and continue using contraceptive methods. This finding corroborates Lasee and Becker (1997) and Harrington et al. (2019), both of whom demonstrated the centrality of spousal communication </w:t>
      </w:r>
      <w:r>
        <w:rPr>
          <w:rFonts w:ascii="Times New Roman" w:eastAsia="Times New Roman" w:hAnsi="Times New Roman" w:cs="Times New Roman"/>
          <w:sz w:val="24"/>
        </w:rPr>
        <w:lastRenderedPageBreak/>
        <w:t>and male engagement in determining family planning outcomes in Kenyan and wider East African contexts.</w:t>
      </w:r>
    </w:p>
    <w:p w14:paraId="00000327" w14:textId="77777777" w:rsidR="001D1787" w:rsidRDefault="00AA2F10" w:rsidP="00C760B5">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the patriarchal social structure of Mandera County, male authority over household decisions, including decisions about wives' reproductive health, is pronounced. Women who sought contraceptive services without their husbands' knowledge reported fear of conflict, social judgment, and practical obstacles such as lack of transport money. This context of gendered power differentials rendered male involvement not merely desirable but structurally necessary for sustainable family planning uptake. The findings suggest that communication strategies targeting women alone are structurally insufficient in this context.</w:t>
      </w:r>
    </w:p>
    <w:p w14:paraId="00000328" w14:textId="511D4790" w:rsidR="001D1787" w:rsidRDefault="00AA2F10" w:rsidP="00C760B5">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However, the qualitative data also raised important cautions about how male involvement is </w:t>
      </w:r>
      <w:r w:rsidR="007A1173">
        <w:rPr>
          <w:rFonts w:ascii="Times New Roman" w:eastAsia="Times New Roman" w:hAnsi="Times New Roman" w:cs="Times New Roman"/>
          <w:sz w:val="24"/>
          <w:szCs w:val="24"/>
        </w:rPr>
        <w:t>conceptualised</w:t>
      </w:r>
      <w:r>
        <w:rPr>
          <w:rFonts w:ascii="Times New Roman" w:eastAsia="Times New Roman" w:hAnsi="Times New Roman" w:cs="Times New Roman"/>
          <w:sz w:val="24"/>
          <w:szCs w:val="24"/>
        </w:rPr>
        <w:t xml:space="preserve"> and implemented. There is a risk that male-targeted communication inadvertently reinforces control rather than enabling shared decision-making. The goal of engaging male partners should be to foster supportive, respectful co-decision-making rather than to shift gatekeeper authority from women to men. Communication programming must be designed to enhance women's reproductive autonomy while engaging men as supportive allies.</w:t>
      </w:r>
    </w:p>
    <w:p w14:paraId="00000329" w14:textId="77777777" w:rsidR="001D1787" w:rsidRDefault="00AA2F10" w:rsidP="00C760B5">
      <w:pPr>
        <w:pStyle w:val="Heading2"/>
        <w:keepNext w:val="0"/>
        <w:keepLines w:val="0"/>
        <w:spacing w:after="0"/>
        <w:jc w:val="both"/>
        <w:rPr>
          <w:sz w:val="34"/>
          <w:szCs w:val="34"/>
        </w:rPr>
      </w:pPr>
      <w:bookmarkStart w:id="161" w:name="_heading=h.cpdenathyrs3" w:colFirst="0" w:colLast="0"/>
      <w:bookmarkStart w:id="162" w:name="_Toc236420097"/>
      <w:bookmarkEnd w:id="161"/>
      <w:r>
        <w:t>5.6 Stigma, Social Norms, and the Hidden Use of Contraceptives</w:t>
      </w:r>
      <w:bookmarkEnd w:id="162"/>
    </w:p>
    <w:p w14:paraId="0000032A" w14:textId="7BE3C8F0" w:rsidR="001D1787" w:rsidRDefault="00AA2F10" w:rsidP="00C760B5">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rPr>
        <w:t>A recurring theme in the qualitative data was the role of social stigma in suppressing open discussion of family planning and driving contraceptive use underground, consistent with the significant quantitative association between reported stigma and lower FP uptake found in Chapter Four (χ²</w:t>
      </w:r>
      <w:r w:rsidR="00DB0DB4">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(1, </w:t>
      </w:r>
      <w:r w:rsidRPr="00DB0DB4">
        <w:rPr>
          <w:rFonts w:ascii="Times New Roman" w:eastAsia="Times New Roman" w:hAnsi="Times New Roman" w:cs="Times New Roman"/>
          <w:i/>
          <w:iCs/>
          <w:sz w:val="24"/>
        </w:rPr>
        <w:t>N</w:t>
      </w:r>
      <w:r>
        <w:rPr>
          <w:rFonts w:ascii="Times New Roman" w:eastAsia="Times New Roman" w:hAnsi="Times New Roman" w:cs="Times New Roman"/>
          <w:sz w:val="24"/>
        </w:rPr>
        <w:t xml:space="preserve"> = 200) = 12.35, </w:t>
      </w:r>
      <w:r w:rsidRPr="00DB0DB4">
        <w:rPr>
          <w:rFonts w:ascii="Times New Roman" w:eastAsia="Times New Roman" w:hAnsi="Times New Roman" w:cs="Times New Roman"/>
          <w:i/>
          <w:iCs/>
          <w:sz w:val="24"/>
        </w:rPr>
        <w:t>p</w:t>
      </w:r>
      <w:r>
        <w:rPr>
          <w:rFonts w:ascii="Times New Roman" w:eastAsia="Times New Roman" w:hAnsi="Times New Roman" w:cs="Times New Roman"/>
          <w:sz w:val="24"/>
        </w:rPr>
        <w:t xml:space="preserve"> &lt; .001). Women described family planning as a socially sensitive subject, one associated with assumptions about promiscuity, departure from religious norms, or disrespect for community values around large family sizes. This stigma inhibited women from seeking information, discussing contraceptive options openly with providers, or disclosing their use of contraceptives to family members.</w:t>
      </w:r>
    </w:p>
    <w:p w14:paraId="0000032B" w14:textId="0AA6563A" w:rsidR="001D1787" w:rsidRDefault="00AA2F10" w:rsidP="00C760B5">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The phenomenon of hidden contraceptive use, identified in both quantitative patterns and qualitative accounts, represents a significant concern for program sustainability. Women who concealed their contraceptive use from husbands or family members were more likely to discontinue methods when confronted with side effects, </w:t>
      </w:r>
      <w:r w:rsidR="006616A7">
        <w:rPr>
          <w:rFonts w:ascii="Times New Roman" w:eastAsia="Times New Roman" w:hAnsi="Times New Roman" w:cs="Times New Roman"/>
          <w:sz w:val="24"/>
          <w:szCs w:val="24"/>
        </w:rPr>
        <w:t xml:space="preserve">and were </w:t>
      </w:r>
      <w:r>
        <w:rPr>
          <w:rFonts w:ascii="Times New Roman" w:eastAsia="Times New Roman" w:hAnsi="Times New Roman" w:cs="Times New Roman"/>
          <w:sz w:val="24"/>
          <w:szCs w:val="24"/>
        </w:rPr>
        <w:t>unable to seek follow-up care without attracting suspicion. This pattern has been documented elsewhere in contexts where family planning remains socially contested (Silumbwe et al., 2018).</w:t>
      </w:r>
    </w:p>
    <w:p w14:paraId="0000032C" w14:textId="77777777" w:rsidR="001D1787" w:rsidRDefault="00AA2F10" w:rsidP="00C760B5">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These findings reinforce the argument that effective family planning communication must operate at the community and social norms level, not only at the individual level. Communication that addresses stigma, challenges misconceptions in community settings, and builds enabling social environments will be more effective than individual-level counselling alone.</w:t>
      </w:r>
    </w:p>
    <w:p w14:paraId="0000032D" w14:textId="77777777" w:rsidR="001D1787" w:rsidRDefault="00AA2F10" w:rsidP="00C760B5">
      <w:pPr>
        <w:pStyle w:val="Heading2"/>
        <w:keepNext w:val="0"/>
        <w:keepLines w:val="0"/>
        <w:spacing w:after="0"/>
        <w:jc w:val="both"/>
        <w:rPr>
          <w:sz w:val="34"/>
          <w:szCs w:val="34"/>
        </w:rPr>
      </w:pPr>
      <w:bookmarkStart w:id="163" w:name="_heading=h.8a1kjwoda201" w:colFirst="0" w:colLast="0"/>
      <w:bookmarkStart w:id="164" w:name="_Toc236420098"/>
      <w:bookmarkEnd w:id="163"/>
      <w:r>
        <w:t>5.7 Quality of Communication and Contraceptive Continuation</w:t>
      </w:r>
      <w:bookmarkEnd w:id="164"/>
    </w:p>
    <w:p w14:paraId="0000032E" w14:textId="2B482EA6" w:rsidR="001D1787" w:rsidRDefault="00AA2F10" w:rsidP="00C760B5">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rPr>
        <w:t xml:space="preserve">The study found that the quality of counselling, specifically the interactivity of the provider-client exchange, was positively associated with contraceptive continuation. Two-way, interactive communication was significantly associated </w:t>
      </w:r>
      <w:r w:rsidRPr="00AF635F">
        <w:rPr>
          <w:rFonts w:ascii="Times New Roman" w:eastAsia="Times New Roman" w:hAnsi="Times New Roman" w:cs="Times New Roman"/>
          <w:color w:val="EE0000"/>
          <w:sz w:val="24"/>
          <w:rPrChange w:id="165" w:author="Yego, Faith Hilda" w:date="2026-08-30T14:31:00Z" w16du:dateUtc="2026-08-30T11:31:00Z">
            <w:rPr>
              <w:rFonts w:ascii="Times New Roman" w:eastAsia="Times New Roman" w:hAnsi="Times New Roman" w:cs="Times New Roman"/>
              <w:sz w:val="24"/>
            </w:rPr>
          </w:rPrChange>
        </w:rPr>
        <w:t>with FP uptake (χ²</w:t>
      </w:r>
      <w:r w:rsidR="00321CAF" w:rsidRPr="00AF635F">
        <w:rPr>
          <w:rFonts w:ascii="Times New Roman" w:eastAsia="Times New Roman" w:hAnsi="Times New Roman" w:cs="Times New Roman"/>
          <w:color w:val="EE0000"/>
          <w:sz w:val="24"/>
          <w:rPrChange w:id="166" w:author="Yego, Faith Hilda" w:date="2026-08-30T14:31:00Z" w16du:dateUtc="2026-08-30T11:31:00Z">
            <w:rPr>
              <w:rFonts w:ascii="Times New Roman" w:eastAsia="Times New Roman" w:hAnsi="Times New Roman" w:cs="Times New Roman"/>
              <w:sz w:val="24"/>
            </w:rPr>
          </w:rPrChange>
        </w:rPr>
        <w:t xml:space="preserve"> </w:t>
      </w:r>
      <w:r w:rsidRPr="00AF635F">
        <w:rPr>
          <w:rFonts w:ascii="Times New Roman" w:eastAsia="Times New Roman" w:hAnsi="Times New Roman" w:cs="Times New Roman"/>
          <w:color w:val="EE0000"/>
          <w:sz w:val="24"/>
          <w:rPrChange w:id="167" w:author="Yego, Faith Hilda" w:date="2026-08-30T14:31:00Z" w16du:dateUtc="2026-08-30T11:31:00Z">
            <w:rPr>
              <w:rFonts w:ascii="Times New Roman" w:eastAsia="Times New Roman" w:hAnsi="Times New Roman" w:cs="Times New Roman"/>
              <w:sz w:val="24"/>
            </w:rPr>
          </w:rPrChange>
        </w:rPr>
        <w:t xml:space="preserve">(1, </w:t>
      </w:r>
      <w:r w:rsidRPr="00AF635F">
        <w:rPr>
          <w:rFonts w:ascii="Times New Roman" w:eastAsia="Times New Roman" w:hAnsi="Times New Roman" w:cs="Times New Roman"/>
          <w:i/>
          <w:iCs/>
          <w:color w:val="EE0000"/>
          <w:sz w:val="24"/>
          <w:rPrChange w:id="168" w:author="Yego, Faith Hilda" w:date="2026-08-30T14:31:00Z" w16du:dateUtc="2026-08-30T11:31:00Z">
            <w:rPr>
              <w:rFonts w:ascii="Times New Roman" w:eastAsia="Times New Roman" w:hAnsi="Times New Roman" w:cs="Times New Roman"/>
              <w:i/>
              <w:iCs/>
              <w:sz w:val="24"/>
            </w:rPr>
          </w:rPrChange>
        </w:rPr>
        <w:t>N</w:t>
      </w:r>
      <w:r w:rsidRPr="00AF635F">
        <w:rPr>
          <w:rFonts w:ascii="Times New Roman" w:eastAsia="Times New Roman" w:hAnsi="Times New Roman" w:cs="Times New Roman"/>
          <w:color w:val="EE0000"/>
          <w:sz w:val="24"/>
          <w:rPrChange w:id="169" w:author="Yego, Faith Hilda" w:date="2026-08-30T14:31:00Z" w16du:dateUtc="2026-08-30T11:31:00Z">
            <w:rPr>
              <w:rFonts w:ascii="Times New Roman" w:eastAsia="Times New Roman" w:hAnsi="Times New Roman" w:cs="Times New Roman"/>
              <w:sz w:val="24"/>
            </w:rPr>
          </w:rPrChange>
        </w:rPr>
        <w:t xml:space="preserve"> = 200) = 8.61, </w:t>
      </w:r>
      <w:r w:rsidRPr="00AF635F">
        <w:rPr>
          <w:rFonts w:ascii="Times New Roman" w:eastAsia="Times New Roman" w:hAnsi="Times New Roman" w:cs="Times New Roman"/>
          <w:i/>
          <w:iCs/>
          <w:color w:val="EE0000"/>
          <w:sz w:val="24"/>
          <w:rPrChange w:id="170" w:author="Yego, Faith Hilda" w:date="2026-08-30T14:31:00Z" w16du:dateUtc="2026-08-30T11:31:00Z">
            <w:rPr>
              <w:rFonts w:ascii="Times New Roman" w:eastAsia="Times New Roman" w:hAnsi="Times New Roman" w:cs="Times New Roman"/>
              <w:i/>
              <w:iCs/>
              <w:sz w:val="24"/>
            </w:rPr>
          </w:rPrChange>
        </w:rPr>
        <w:t>p</w:t>
      </w:r>
      <w:r w:rsidRPr="00AF635F">
        <w:rPr>
          <w:rFonts w:ascii="Times New Roman" w:eastAsia="Times New Roman" w:hAnsi="Times New Roman" w:cs="Times New Roman"/>
          <w:color w:val="EE0000"/>
          <w:sz w:val="24"/>
          <w:rPrChange w:id="171" w:author="Yego, Faith Hilda" w:date="2026-08-30T14:31:00Z" w16du:dateUtc="2026-08-30T11:31:00Z">
            <w:rPr>
              <w:rFonts w:ascii="Times New Roman" w:eastAsia="Times New Roman" w:hAnsi="Times New Roman" w:cs="Times New Roman"/>
              <w:sz w:val="24"/>
            </w:rPr>
          </w:rPrChange>
        </w:rPr>
        <w:t xml:space="preserve"> = .003; OR = 2.38, 95% CI: 1.33–4.26). Side-effect counselling showed the same direction of association but did not reach statistical significance (χ²</w:t>
      </w:r>
      <w:r w:rsidR="005A09C2" w:rsidRPr="00AF635F">
        <w:rPr>
          <w:rFonts w:ascii="Times New Roman" w:eastAsia="Times New Roman" w:hAnsi="Times New Roman" w:cs="Times New Roman"/>
          <w:color w:val="EE0000"/>
          <w:sz w:val="24"/>
          <w:rPrChange w:id="172" w:author="Yego, Faith Hilda" w:date="2026-08-30T14:31:00Z" w16du:dateUtc="2026-08-30T11:31:00Z">
            <w:rPr>
              <w:rFonts w:ascii="Times New Roman" w:eastAsia="Times New Roman" w:hAnsi="Times New Roman" w:cs="Times New Roman"/>
              <w:sz w:val="24"/>
            </w:rPr>
          </w:rPrChange>
        </w:rPr>
        <w:t xml:space="preserve"> </w:t>
      </w:r>
      <w:r w:rsidRPr="00AF635F">
        <w:rPr>
          <w:rFonts w:ascii="Times New Roman" w:eastAsia="Times New Roman" w:hAnsi="Times New Roman" w:cs="Times New Roman"/>
          <w:color w:val="EE0000"/>
          <w:sz w:val="24"/>
          <w:rPrChange w:id="173" w:author="Yego, Faith Hilda" w:date="2026-08-30T14:31:00Z" w16du:dateUtc="2026-08-30T11:31:00Z">
            <w:rPr>
              <w:rFonts w:ascii="Times New Roman" w:eastAsia="Times New Roman" w:hAnsi="Times New Roman" w:cs="Times New Roman"/>
              <w:sz w:val="24"/>
            </w:rPr>
          </w:rPrChange>
        </w:rPr>
        <w:t xml:space="preserve">(1, </w:t>
      </w:r>
      <w:r w:rsidRPr="00AF635F">
        <w:rPr>
          <w:rFonts w:ascii="Times New Roman" w:eastAsia="Times New Roman" w:hAnsi="Times New Roman" w:cs="Times New Roman"/>
          <w:i/>
          <w:iCs/>
          <w:color w:val="EE0000"/>
          <w:sz w:val="24"/>
          <w:rPrChange w:id="174" w:author="Yego, Faith Hilda" w:date="2026-08-30T14:31:00Z" w16du:dateUtc="2026-08-30T11:31:00Z">
            <w:rPr>
              <w:rFonts w:ascii="Times New Roman" w:eastAsia="Times New Roman" w:hAnsi="Times New Roman" w:cs="Times New Roman"/>
              <w:i/>
              <w:iCs/>
              <w:sz w:val="24"/>
            </w:rPr>
          </w:rPrChange>
        </w:rPr>
        <w:t>N</w:t>
      </w:r>
      <w:r w:rsidRPr="00AF635F">
        <w:rPr>
          <w:rFonts w:ascii="Times New Roman" w:eastAsia="Times New Roman" w:hAnsi="Times New Roman" w:cs="Times New Roman"/>
          <w:color w:val="EE0000"/>
          <w:sz w:val="24"/>
          <w:rPrChange w:id="175" w:author="Yego, Faith Hilda" w:date="2026-08-30T14:31:00Z" w16du:dateUtc="2026-08-30T11:31:00Z">
            <w:rPr>
              <w:rFonts w:ascii="Times New Roman" w:eastAsia="Times New Roman" w:hAnsi="Times New Roman" w:cs="Times New Roman"/>
              <w:sz w:val="24"/>
            </w:rPr>
          </w:rPrChange>
        </w:rPr>
        <w:t xml:space="preserve"> = 200) = 3.36, </w:t>
      </w:r>
      <w:r w:rsidRPr="00AF635F">
        <w:rPr>
          <w:rFonts w:ascii="Times New Roman" w:eastAsia="Times New Roman" w:hAnsi="Times New Roman" w:cs="Times New Roman"/>
          <w:i/>
          <w:iCs/>
          <w:color w:val="EE0000"/>
          <w:sz w:val="24"/>
          <w:rPrChange w:id="176" w:author="Yego, Faith Hilda" w:date="2026-08-30T14:31:00Z" w16du:dateUtc="2026-08-30T11:31:00Z">
            <w:rPr>
              <w:rFonts w:ascii="Times New Roman" w:eastAsia="Times New Roman" w:hAnsi="Times New Roman" w:cs="Times New Roman"/>
              <w:i/>
              <w:iCs/>
              <w:sz w:val="24"/>
            </w:rPr>
          </w:rPrChange>
        </w:rPr>
        <w:t>p</w:t>
      </w:r>
      <w:r w:rsidRPr="00AF635F">
        <w:rPr>
          <w:rFonts w:ascii="Times New Roman" w:eastAsia="Times New Roman" w:hAnsi="Times New Roman" w:cs="Times New Roman"/>
          <w:color w:val="EE0000"/>
          <w:sz w:val="24"/>
          <w:rPrChange w:id="177" w:author="Yego, Faith Hilda" w:date="2026-08-30T14:31:00Z" w16du:dateUtc="2026-08-30T11:31:00Z">
            <w:rPr>
              <w:rFonts w:ascii="Times New Roman" w:eastAsia="Times New Roman" w:hAnsi="Times New Roman" w:cs="Times New Roman"/>
              <w:sz w:val="24"/>
            </w:rPr>
          </w:rPrChange>
        </w:rPr>
        <w:t xml:space="preserve"> = .067; OR = 1.71, 95% CI: 0.96–3.04). Women who received comprehensive </w:t>
      </w:r>
      <w:r>
        <w:rPr>
          <w:rFonts w:ascii="Times New Roman" w:eastAsia="Times New Roman" w:hAnsi="Times New Roman" w:cs="Times New Roman"/>
          <w:sz w:val="24"/>
        </w:rPr>
        <w:t>counselling, including preparation for likely side effects and guidance on follow-up care, nonetheless described higher rates of sustained use in the qualitative data. This finding is broadly consistent with Abdel-Tawab and Roter (2002), Vogel et al. (2018), and other scholars who have identified informed consent and anticipatory guidance as valuable components of quality family planning communication, even where the quantitative association did not reach significance.</w:t>
      </w:r>
    </w:p>
    <w:p w14:paraId="0000032F" w14:textId="3CF1F557" w:rsidR="001D1787" w:rsidRDefault="00AA2F10" w:rsidP="00C760B5">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data also revealed that healthcare facilities in Mandera County faced structural constraints, high patient volumes, limited consultation time, and inadequate private consultation spaces, </w:t>
      </w:r>
      <w:r w:rsidR="006616A7">
        <w:rPr>
          <w:rFonts w:ascii="Times New Roman" w:eastAsia="Times New Roman" w:hAnsi="Times New Roman" w:cs="Times New Roman"/>
          <w:sz w:val="24"/>
          <w:szCs w:val="24"/>
        </w:rPr>
        <w:lastRenderedPageBreak/>
        <w:t>which</w:t>
      </w:r>
      <w:r>
        <w:rPr>
          <w:rFonts w:ascii="Times New Roman" w:eastAsia="Times New Roman" w:hAnsi="Times New Roman" w:cs="Times New Roman"/>
          <w:sz w:val="24"/>
          <w:szCs w:val="24"/>
        </w:rPr>
        <w:t xml:space="preserve"> undermined providers' ability to deliver high-quality communication even when the motivation and skills were present. This suggests that investments in communication training alone are insufficient without complementary investments in service delivery systems that enable quality interactions.</w:t>
      </w:r>
    </w:p>
    <w:p w14:paraId="00000330" w14:textId="77777777" w:rsidR="001D1787" w:rsidRDefault="00AA2F10" w:rsidP="00C760B5">
      <w:pPr>
        <w:pStyle w:val="Heading2"/>
        <w:keepNext w:val="0"/>
        <w:keepLines w:val="0"/>
        <w:spacing w:after="0"/>
        <w:jc w:val="both"/>
        <w:rPr>
          <w:sz w:val="34"/>
          <w:szCs w:val="34"/>
        </w:rPr>
      </w:pPr>
      <w:bookmarkStart w:id="178" w:name="_heading=h.9t991sl4bpl9" w:colFirst="0" w:colLast="0"/>
      <w:bookmarkStart w:id="179" w:name="_Toc236420099"/>
      <w:bookmarkEnd w:id="178"/>
      <w:r>
        <w:t>5.8 Summary</w:t>
      </w:r>
      <w:bookmarkEnd w:id="179"/>
    </w:p>
    <w:p w14:paraId="00000331" w14:textId="11C6FE74" w:rsidR="001D1787" w:rsidRDefault="00AA2F10" w:rsidP="00C760B5">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discussion demonstrates that family planning uptake in Mandera County was shaped by a multi-layered communication ecology in which channel type, language, cultural context, gender dynamics, social norms, and provider quality all interacted. No single communication factor operated in isolation; rather, the effects were cumulative and mutually reinforcing. Effective communication </w:t>
      </w:r>
      <w:r w:rsidR="006616A7">
        <w:rPr>
          <w:rFonts w:ascii="Times New Roman" w:eastAsia="Times New Roman" w:hAnsi="Times New Roman" w:cs="Times New Roman"/>
          <w:sz w:val="24"/>
          <w:szCs w:val="24"/>
        </w:rPr>
        <w:t>requires</w:t>
      </w:r>
      <w:r>
        <w:rPr>
          <w:rFonts w:ascii="Times New Roman" w:eastAsia="Times New Roman" w:hAnsi="Times New Roman" w:cs="Times New Roman"/>
          <w:sz w:val="24"/>
          <w:szCs w:val="24"/>
        </w:rPr>
        <w:t xml:space="preserve"> alignment across all these dimensions simultaneously. The theoretical frameworks employed, particularly Media Richness Theory and the Theory of Reasoned Action, proved useful in interpreting why certain channels and message types were more effective, but the findings also highlighted that structural and social factors beyond individual cognition must be addressed for communication to translate into sustained behaviour change.</w:t>
      </w:r>
    </w:p>
    <w:p w14:paraId="7F8A90E0" w14:textId="77777777" w:rsidR="00A243FC" w:rsidRDefault="00A243FC">
      <w:pPr>
        <w:rPr>
          <w:rFonts w:ascii="Times New Roman" w:eastAsia="Times New Roman" w:hAnsi="Times New Roman" w:cs="Times New Roman"/>
          <w:b/>
          <w:bCs/>
          <w:sz w:val="24"/>
          <w:szCs w:val="24"/>
        </w:rPr>
      </w:pPr>
      <w:bookmarkStart w:id="180" w:name="_heading=h.qqebcomoduns" w:colFirst="0" w:colLast="0"/>
      <w:bookmarkStart w:id="181" w:name="_Toc236420100"/>
      <w:bookmarkEnd w:id="180"/>
      <w:r>
        <w:br w:type="page"/>
      </w:r>
    </w:p>
    <w:p w14:paraId="00000332" w14:textId="701F65A0" w:rsidR="001D1787" w:rsidRDefault="00AA2F10" w:rsidP="00C760B5">
      <w:pPr>
        <w:pStyle w:val="Heading1"/>
        <w:pBdr>
          <w:top w:val="nil"/>
          <w:left w:val="nil"/>
          <w:bottom w:val="nil"/>
          <w:right w:val="nil"/>
          <w:between w:val="nil"/>
        </w:pBdr>
        <w:spacing w:before="0"/>
      </w:pPr>
      <w:r>
        <w:lastRenderedPageBreak/>
        <w:t>CHAPTER SIX</w:t>
      </w:r>
      <w:bookmarkEnd w:id="181"/>
    </w:p>
    <w:p w14:paraId="00000333" w14:textId="77777777" w:rsidR="001D1787" w:rsidRDefault="00AA2F10" w:rsidP="00C760B5">
      <w:pPr>
        <w:pStyle w:val="Heading1"/>
        <w:pBdr>
          <w:top w:val="nil"/>
          <w:left w:val="nil"/>
          <w:bottom w:val="nil"/>
          <w:right w:val="nil"/>
          <w:between w:val="nil"/>
        </w:pBdr>
        <w:spacing w:before="0"/>
        <w:rPr>
          <w:sz w:val="46"/>
          <w:szCs w:val="46"/>
        </w:rPr>
      </w:pPr>
      <w:bookmarkStart w:id="182" w:name="_heading=h.baviie5g8yl2" w:colFirst="0" w:colLast="0"/>
      <w:bookmarkStart w:id="183" w:name="_Toc236420101"/>
      <w:bookmarkEnd w:id="182"/>
      <w:r>
        <w:t>CONCLUSION AND RECOMMENDATIONS</w:t>
      </w:r>
      <w:bookmarkEnd w:id="183"/>
    </w:p>
    <w:p w14:paraId="00000334" w14:textId="77777777" w:rsidR="001D1787" w:rsidRDefault="00AA2F10" w:rsidP="00C760B5">
      <w:pPr>
        <w:pStyle w:val="Heading2"/>
        <w:keepNext w:val="0"/>
        <w:keepLines w:val="0"/>
        <w:spacing w:after="0"/>
        <w:jc w:val="both"/>
        <w:rPr>
          <w:sz w:val="34"/>
          <w:szCs w:val="34"/>
        </w:rPr>
      </w:pPr>
      <w:bookmarkStart w:id="184" w:name="_heading=h.kxzwvqackhkm" w:colFirst="0" w:colLast="0"/>
      <w:bookmarkStart w:id="185" w:name="_Toc236420102"/>
      <w:bookmarkEnd w:id="184"/>
      <w:r>
        <w:t>6.1 Introduction</w:t>
      </w:r>
      <w:bookmarkEnd w:id="185"/>
    </w:p>
    <w:p w14:paraId="00000335" w14:textId="22A59CA7" w:rsidR="001D1787" w:rsidRDefault="00AA2F10" w:rsidP="00C760B5">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rPr>
        <w:t xml:space="preserve">This chapter presents the conclusions drawn from the study and offers recommendations for program design, policy, and future research. The study investigated the communication factors that influenced family planning uptake among rural and </w:t>
      </w:r>
      <w:r w:rsidR="006616A7">
        <w:rPr>
          <w:rFonts w:ascii="Times New Roman" w:eastAsia="Times New Roman" w:hAnsi="Times New Roman" w:cs="Times New Roman"/>
          <w:sz w:val="24"/>
        </w:rPr>
        <w:t>marginalised</w:t>
      </w:r>
      <w:r>
        <w:rPr>
          <w:rFonts w:ascii="Times New Roman" w:eastAsia="Times New Roman" w:hAnsi="Times New Roman" w:cs="Times New Roman"/>
          <w:sz w:val="24"/>
        </w:rPr>
        <w:t xml:space="preserve"> women in Mandera County, Kenya. It employed a mixed-methods approach, combining a survey of 200 women of reproductive age with </w:t>
      </w:r>
      <w:r w:rsidR="00DD2D76">
        <w:rPr>
          <w:rFonts w:ascii="Times New Roman" w:eastAsia="Times New Roman" w:hAnsi="Times New Roman" w:cs="Times New Roman"/>
          <w:sz w:val="24"/>
        </w:rPr>
        <w:t>f</w:t>
      </w:r>
      <w:r>
        <w:rPr>
          <w:rFonts w:ascii="Times New Roman" w:eastAsia="Times New Roman" w:hAnsi="Times New Roman" w:cs="Times New Roman"/>
          <w:sz w:val="24"/>
        </w:rPr>
        <w:t xml:space="preserve">ocus </w:t>
      </w:r>
      <w:r w:rsidR="00DD2D76">
        <w:rPr>
          <w:rFonts w:ascii="Times New Roman" w:eastAsia="Times New Roman" w:hAnsi="Times New Roman" w:cs="Times New Roman"/>
          <w:sz w:val="24"/>
        </w:rPr>
        <w:t>g</w:t>
      </w:r>
      <w:r>
        <w:rPr>
          <w:rFonts w:ascii="Times New Roman" w:eastAsia="Times New Roman" w:hAnsi="Times New Roman" w:cs="Times New Roman"/>
          <w:sz w:val="24"/>
        </w:rPr>
        <w:t xml:space="preserve">roup </w:t>
      </w:r>
      <w:r w:rsidR="00DD2D76">
        <w:rPr>
          <w:rFonts w:ascii="Times New Roman" w:eastAsia="Times New Roman" w:hAnsi="Times New Roman" w:cs="Times New Roman"/>
          <w:sz w:val="24"/>
        </w:rPr>
        <w:t>d</w:t>
      </w:r>
      <w:r>
        <w:rPr>
          <w:rFonts w:ascii="Times New Roman" w:eastAsia="Times New Roman" w:hAnsi="Times New Roman" w:cs="Times New Roman"/>
          <w:sz w:val="24"/>
        </w:rPr>
        <w:t xml:space="preserve">iscussions and </w:t>
      </w:r>
      <w:r w:rsidR="00DD2D76">
        <w:rPr>
          <w:rFonts w:ascii="Times New Roman" w:eastAsia="Times New Roman" w:hAnsi="Times New Roman" w:cs="Times New Roman"/>
          <w:sz w:val="24"/>
        </w:rPr>
        <w:t>k</w:t>
      </w:r>
      <w:r>
        <w:rPr>
          <w:rFonts w:ascii="Times New Roman" w:eastAsia="Times New Roman" w:hAnsi="Times New Roman" w:cs="Times New Roman"/>
          <w:sz w:val="24"/>
        </w:rPr>
        <w:t xml:space="preserve">ey </w:t>
      </w:r>
      <w:r w:rsidR="00DD2D76">
        <w:rPr>
          <w:rFonts w:ascii="Times New Roman" w:eastAsia="Times New Roman" w:hAnsi="Times New Roman" w:cs="Times New Roman"/>
          <w:sz w:val="24"/>
        </w:rPr>
        <w:t>i</w:t>
      </w:r>
      <w:r>
        <w:rPr>
          <w:rFonts w:ascii="Times New Roman" w:eastAsia="Times New Roman" w:hAnsi="Times New Roman" w:cs="Times New Roman"/>
          <w:sz w:val="24"/>
        </w:rPr>
        <w:t xml:space="preserve">nformant </w:t>
      </w:r>
      <w:r w:rsidR="00DD2D76">
        <w:rPr>
          <w:rFonts w:ascii="Times New Roman" w:eastAsia="Times New Roman" w:hAnsi="Times New Roman" w:cs="Times New Roman"/>
          <w:sz w:val="24"/>
        </w:rPr>
        <w:t>i</w:t>
      </w:r>
      <w:r>
        <w:rPr>
          <w:rFonts w:ascii="Times New Roman" w:eastAsia="Times New Roman" w:hAnsi="Times New Roman" w:cs="Times New Roman"/>
          <w:sz w:val="24"/>
        </w:rPr>
        <w:t xml:space="preserve">nterviews with healthcare providers. The conclusions </w:t>
      </w:r>
      <w:r w:rsidR="006616A7">
        <w:rPr>
          <w:rFonts w:ascii="Times New Roman" w:eastAsia="Times New Roman" w:hAnsi="Times New Roman" w:cs="Times New Roman"/>
          <w:sz w:val="24"/>
        </w:rPr>
        <w:t>summarise</w:t>
      </w:r>
      <w:r>
        <w:rPr>
          <w:rFonts w:ascii="Times New Roman" w:eastAsia="Times New Roman" w:hAnsi="Times New Roman" w:cs="Times New Roman"/>
          <w:sz w:val="24"/>
        </w:rPr>
        <w:t xml:space="preserve"> the principal findings and their implications, while the recommendations address the practical steps needed to strengthen family planning communication in the County and in similar contexts.</w:t>
      </w:r>
    </w:p>
    <w:p w14:paraId="00000336" w14:textId="77777777" w:rsidR="001D1787" w:rsidRDefault="00AA2F10" w:rsidP="00C760B5">
      <w:pPr>
        <w:pStyle w:val="Heading2"/>
        <w:keepNext w:val="0"/>
        <w:keepLines w:val="0"/>
        <w:spacing w:after="0"/>
        <w:jc w:val="both"/>
        <w:rPr>
          <w:sz w:val="34"/>
          <w:szCs w:val="34"/>
        </w:rPr>
      </w:pPr>
      <w:bookmarkStart w:id="186" w:name="_heading=h.ci5sikewgybv" w:colFirst="0" w:colLast="0"/>
      <w:bookmarkStart w:id="187" w:name="_Toc236420103"/>
      <w:bookmarkEnd w:id="186"/>
      <w:r>
        <w:t>6.2 Conclusions</w:t>
      </w:r>
      <w:bookmarkEnd w:id="187"/>
    </w:p>
    <w:p w14:paraId="00000337" w14:textId="77777777" w:rsidR="001D1787" w:rsidRDefault="00AA2F10" w:rsidP="00C760B5">
      <w:pPr>
        <w:pStyle w:val="Heading3"/>
        <w:keepNext w:val="0"/>
        <w:keepLines w:val="0"/>
        <w:spacing w:before="0"/>
        <w:jc w:val="both"/>
        <w:rPr>
          <w:b/>
          <w:bCs/>
          <w:sz w:val="26"/>
          <w:szCs w:val="26"/>
        </w:rPr>
      </w:pPr>
      <w:bookmarkStart w:id="188" w:name="_heading=h.gdzdi2ewm8ap" w:colFirst="0" w:colLast="0"/>
      <w:bookmarkStart w:id="189" w:name="_Toc236420104"/>
      <w:bookmarkEnd w:id="188"/>
      <w:r>
        <w:rPr>
          <w:b/>
          <w:bCs/>
        </w:rPr>
        <w:t>6.2.1 Interpersonal Communication Was the Most Effective Channel for Family Planning Information</w:t>
      </w:r>
      <w:bookmarkEnd w:id="189"/>
    </w:p>
    <w:p w14:paraId="00000338" w14:textId="6E6281EE" w:rsidR="001D1787" w:rsidRDefault="00AA2F10" w:rsidP="00C760B5">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study established that interpersonal communication, particularly face-to-face counselling by healthcare providers and communication through Community Health Volunteers, was the most widely used and most impactful channel for conveying family planning information to rural and </w:t>
      </w:r>
      <w:r w:rsidR="006616A7">
        <w:rPr>
          <w:rFonts w:ascii="Times New Roman" w:eastAsia="Times New Roman" w:hAnsi="Times New Roman" w:cs="Times New Roman"/>
          <w:sz w:val="24"/>
          <w:szCs w:val="24"/>
        </w:rPr>
        <w:t>marginalised</w:t>
      </w:r>
      <w:r>
        <w:rPr>
          <w:rFonts w:ascii="Times New Roman" w:eastAsia="Times New Roman" w:hAnsi="Times New Roman" w:cs="Times New Roman"/>
          <w:sz w:val="24"/>
          <w:szCs w:val="24"/>
        </w:rPr>
        <w:t xml:space="preserve"> women in Mandera County. Women who received direct, interactive communication from providers were more likely to adopt and continue using contraceptive methods. The quality of this communication, specifically whether it was two-way, non-judgmental, and client-centred, was a significant predictor of uptake. Radio served a supplementary awareness-raising function but was insufficient on its own to drive behaviour change in the absence of follow-up interpersonal engagement.</w:t>
      </w:r>
    </w:p>
    <w:p w14:paraId="00000339" w14:textId="77777777" w:rsidR="001D1787" w:rsidRDefault="00AA2F10" w:rsidP="00C760B5">
      <w:pPr>
        <w:pStyle w:val="Heading3"/>
        <w:keepNext w:val="0"/>
        <w:keepLines w:val="0"/>
        <w:spacing w:before="0"/>
        <w:jc w:val="both"/>
        <w:rPr>
          <w:b/>
          <w:bCs/>
          <w:sz w:val="26"/>
          <w:szCs w:val="26"/>
        </w:rPr>
      </w:pPr>
      <w:bookmarkStart w:id="190" w:name="_heading=h.uotlzyw42tg1" w:colFirst="0" w:colLast="0"/>
      <w:bookmarkStart w:id="191" w:name="_Toc236420105"/>
      <w:bookmarkEnd w:id="190"/>
      <w:r>
        <w:rPr>
          <w:b/>
          <w:bCs/>
        </w:rPr>
        <w:t>6.2.2 Language Barriers Constituted a Fundamental Obstacle to Equitable Communication</w:t>
      </w:r>
      <w:bookmarkEnd w:id="191"/>
    </w:p>
    <w:p w14:paraId="0000033A" w14:textId="57A3511A" w:rsidR="001D1787" w:rsidRDefault="00AA2F10" w:rsidP="00C760B5">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The delivery of family planning information in languages that women did not fully comprehend, primarily Swahili or English</w:t>
      </w:r>
      <w:r w:rsidR="006616A7">
        <w:rPr>
          <w:rFonts w:ascii="Times New Roman" w:eastAsia="Times New Roman" w:hAnsi="Times New Roman" w:cs="Times New Roman"/>
          <w:sz w:val="24"/>
          <w:szCs w:val="24"/>
        </w:rPr>
        <w:t>, in a Somali- and Oromo-speaking context, was identified as a structural barrier that systematically excluded the most marginalised</w:t>
      </w:r>
      <w:r>
        <w:rPr>
          <w:rFonts w:ascii="Times New Roman" w:eastAsia="Times New Roman" w:hAnsi="Times New Roman" w:cs="Times New Roman"/>
          <w:sz w:val="24"/>
          <w:szCs w:val="24"/>
        </w:rPr>
        <w:t xml:space="preserve"> women from accessing reproductive health information. This linguistic exclusion compounded existing vulnerabilities related to low literacy, geographic remoteness, and limited formal education and contributed to knowledge gaps that undermined informed decision-making.</w:t>
      </w:r>
    </w:p>
    <w:p w14:paraId="0000033B" w14:textId="77777777" w:rsidR="001D1787" w:rsidRDefault="00AA2F10" w:rsidP="00C760B5">
      <w:pPr>
        <w:pStyle w:val="Heading3"/>
        <w:keepNext w:val="0"/>
        <w:keepLines w:val="0"/>
        <w:spacing w:before="0"/>
        <w:jc w:val="both"/>
        <w:rPr>
          <w:b/>
          <w:bCs/>
          <w:sz w:val="26"/>
          <w:szCs w:val="26"/>
        </w:rPr>
      </w:pPr>
      <w:bookmarkStart w:id="192" w:name="_heading=h.4luqwzia00dw" w:colFirst="0" w:colLast="0"/>
      <w:bookmarkStart w:id="193" w:name="_Toc236420106"/>
      <w:bookmarkEnd w:id="192"/>
      <w:r>
        <w:rPr>
          <w:b/>
          <w:bCs/>
        </w:rPr>
        <w:t>6.2.3 Culturally Sensitive Communication Significantly Improved Family Planning Uptake</w:t>
      </w:r>
      <w:bookmarkEnd w:id="193"/>
    </w:p>
    <w:p w14:paraId="0000033C" w14:textId="77777777" w:rsidR="001D1787" w:rsidRDefault="00AA2F10" w:rsidP="00C760B5">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rPr>
        <w:t>Women who were exposed to family planning messages that incorporated local values, Islamic religious frameworks, and culturally familiar examples and imagery had nearly double the odds of adopting modern contraceptive methods than those who received culturally generic messages (OR = 1.98, 95% CI: 1.08–3.64, p = .028). Cultural sensitivity in communication was not merely a matter of tone or presentation but of substantive alignment between health messages and the worldview, values, and lived experiences of women in Mandera County.</w:t>
      </w:r>
    </w:p>
    <w:p w14:paraId="0000033D" w14:textId="77777777" w:rsidR="001D1787" w:rsidRDefault="00AA2F10" w:rsidP="00C760B5">
      <w:pPr>
        <w:pStyle w:val="Heading3"/>
        <w:keepNext w:val="0"/>
        <w:keepLines w:val="0"/>
        <w:spacing w:before="0"/>
        <w:jc w:val="both"/>
        <w:rPr>
          <w:b/>
          <w:bCs/>
          <w:sz w:val="26"/>
          <w:szCs w:val="26"/>
        </w:rPr>
      </w:pPr>
      <w:bookmarkStart w:id="194" w:name="_heading=h.xp2p8q72yvgv" w:colFirst="0" w:colLast="0"/>
      <w:bookmarkStart w:id="195" w:name="_Toc236420107"/>
      <w:bookmarkEnd w:id="194"/>
      <w:r>
        <w:rPr>
          <w:b/>
          <w:bCs/>
        </w:rPr>
        <w:t>6.2.4 Male Partner Involvement Was a Key Determinant of Contraceptive Adoption</w:t>
      </w:r>
      <w:bookmarkEnd w:id="195"/>
    </w:p>
    <w:p w14:paraId="0000033E" w14:textId="77777777" w:rsidR="001D1787" w:rsidRDefault="00AA2F10" w:rsidP="00C760B5">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study found that male partner engagement in family planning discussions was significantly associated with increased contraceptive uptake among women. In the context of Mandera County's patriarchal social structure, spousal support reduced women's fear of social consequences and practical barriers to accessing services. Conversely, the absence of male support, or active opposition, was a major inhibitor of both uptake and continuation.</w:t>
      </w:r>
    </w:p>
    <w:p w14:paraId="0000033F" w14:textId="77777777" w:rsidR="001D1787" w:rsidRDefault="00AA2F10" w:rsidP="00C760B5">
      <w:pPr>
        <w:pStyle w:val="Heading3"/>
        <w:keepNext w:val="0"/>
        <w:keepLines w:val="0"/>
        <w:spacing w:before="0"/>
        <w:jc w:val="both"/>
        <w:rPr>
          <w:b/>
          <w:bCs/>
          <w:sz w:val="26"/>
          <w:szCs w:val="26"/>
        </w:rPr>
      </w:pPr>
      <w:bookmarkStart w:id="196" w:name="_heading=h.o9tea6kq0yk" w:colFirst="0" w:colLast="0"/>
      <w:bookmarkStart w:id="197" w:name="_Toc236420108"/>
      <w:bookmarkEnd w:id="196"/>
      <w:r>
        <w:rPr>
          <w:b/>
          <w:bCs/>
        </w:rPr>
        <w:t>6.2.5 Social Stigma and Conservative Norms Suppressed Open Family Planning Communication</w:t>
      </w:r>
      <w:bookmarkEnd w:id="197"/>
    </w:p>
    <w:p w14:paraId="00000340" w14:textId="77777777" w:rsidR="001D1787" w:rsidRDefault="00AA2F10" w:rsidP="00C760B5">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Social stigma associated with contraceptive use drove some women to conceal their family planning practices from husbands and community members. This hidden use undermined continuity and safety, as women were unable to seek follow-up care or discuss side effects </w:t>
      </w:r>
      <w:r>
        <w:rPr>
          <w:rFonts w:ascii="Times New Roman" w:eastAsia="Times New Roman" w:hAnsi="Times New Roman" w:cs="Times New Roman"/>
          <w:sz w:val="24"/>
          <w:szCs w:val="24"/>
        </w:rPr>
        <w:lastRenderedPageBreak/>
        <w:t>without fear of exposure. Family planning communication strategies that addressed only individual knowledge and attitudes, without engaging the community-level norms that sustained stigma, were found to be of limited effectiveness.</w:t>
      </w:r>
    </w:p>
    <w:p w14:paraId="00000341" w14:textId="77777777" w:rsidR="001D1787" w:rsidRDefault="00AA2F10" w:rsidP="00C760B5">
      <w:pPr>
        <w:pStyle w:val="Heading3"/>
        <w:keepNext w:val="0"/>
        <w:keepLines w:val="0"/>
        <w:spacing w:before="0"/>
        <w:jc w:val="both"/>
        <w:rPr>
          <w:b/>
          <w:bCs/>
          <w:sz w:val="26"/>
          <w:szCs w:val="26"/>
        </w:rPr>
      </w:pPr>
      <w:bookmarkStart w:id="198" w:name="_heading=h.3kgy0exkwhov" w:colFirst="0" w:colLast="0"/>
      <w:bookmarkStart w:id="199" w:name="_Toc236420109"/>
      <w:bookmarkEnd w:id="198"/>
      <w:r>
        <w:rPr>
          <w:b/>
          <w:bCs/>
        </w:rPr>
        <w:t>6.2.6 Structural Barriers in Health Facilities Limited Communication Quality</w:t>
      </w:r>
      <w:bookmarkEnd w:id="199"/>
    </w:p>
    <w:p w14:paraId="00000342" w14:textId="06B9735E" w:rsidR="001D1787" w:rsidRDefault="00AA2F10" w:rsidP="00C760B5">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Despite the </w:t>
      </w:r>
      <w:r w:rsidR="006616A7">
        <w:rPr>
          <w:rFonts w:ascii="Times New Roman" w:eastAsia="Times New Roman" w:hAnsi="Times New Roman" w:cs="Times New Roman"/>
          <w:sz w:val="24"/>
          <w:szCs w:val="24"/>
        </w:rPr>
        <w:t>recognised</w:t>
      </w:r>
      <w:r>
        <w:rPr>
          <w:rFonts w:ascii="Times New Roman" w:eastAsia="Times New Roman" w:hAnsi="Times New Roman" w:cs="Times New Roman"/>
          <w:sz w:val="24"/>
          <w:szCs w:val="24"/>
        </w:rPr>
        <w:t xml:space="preserve"> importance of interpersonal communication, the quality of provider-client interactions was constrained by high patient loads, limited consultation time, and inadequate private consultation spaces. These structural factors prevented providers from delivering the depth and quality of counselling that women needed to make fully informed reproductive health decisions.</w:t>
      </w:r>
    </w:p>
    <w:p w14:paraId="00000343" w14:textId="77777777" w:rsidR="001D1787" w:rsidRDefault="00AA2F10" w:rsidP="00C760B5">
      <w:pPr>
        <w:pStyle w:val="Heading2"/>
        <w:keepNext w:val="0"/>
        <w:keepLines w:val="0"/>
        <w:spacing w:after="0"/>
        <w:jc w:val="both"/>
        <w:rPr>
          <w:sz w:val="34"/>
          <w:szCs w:val="34"/>
        </w:rPr>
      </w:pPr>
      <w:bookmarkStart w:id="200" w:name="_heading=h.d81fmbgya7lf" w:colFirst="0" w:colLast="0"/>
      <w:bookmarkStart w:id="201" w:name="_Toc236420110"/>
      <w:bookmarkEnd w:id="200"/>
      <w:commentRangeStart w:id="202"/>
      <w:r>
        <w:t>6.3 Recommendations</w:t>
      </w:r>
      <w:bookmarkEnd w:id="201"/>
      <w:commentRangeEnd w:id="202"/>
      <w:r w:rsidR="00AF635F">
        <w:rPr>
          <w:rStyle w:val="CommentReference"/>
          <w:rFonts w:ascii="Calibri" w:eastAsia="Calibri" w:hAnsi="Calibri" w:cs="Calibri"/>
          <w:b w:val="0"/>
          <w:bCs w:val="0"/>
        </w:rPr>
        <w:commentReference w:id="202"/>
      </w:r>
    </w:p>
    <w:p w14:paraId="00000344" w14:textId="77777777" w:rsidR="001D1787" w:rsidRDefault="00AA2F10" w:rsidP="00C760B5">
      <w:pPr>
        <w:pStyle w:val="Heading3"/>
        <w:keepNext w:val="0"/>
        <w:keepLines w:val="0"/>
        <w:spacing w:before="0"/>
        <w:jc w:val="both"/>
        <w:rPr>
          <w:b/>
          <w:bCs/>
          <w:sz w:val="26"/>
          <w:szCs w:val="26"/>
        </w:rPr>
      </w:pPr>
      <w:bookmarkStart w:id="203" w:name="_heading=h.ad8kckiclneg" w:colFirst="0" w:colLast="0"/>
      <w:bookmarkStart w:id="204" w:name="_Toc236420111"/>
      <w:bookmarkEnd w:id="203"/>
      <w:r>
        <w:rPr>
          <w:b/>
          <w:bCs/>
        </w:rPr>
        <w:t>6.3.1 Recommendations for Program Design and Implementation</w:t>
      </w:r>
      <w:bookmarkEnd w:id="204"/>
    </w:p>
    <w:p w14:paraId="00000345" w14:textId="40745CD3" w:rsidR="001D1787" w:rsidRDefault="00AA2F10" w:rsidP="00C760B5">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Invest in community-based interpersonal communication strategies. Family planning programs in Mandera County should </w:t>
      </w:r>
      <w:r w:rsidR="006616A7">
        <w:rPr>
          <w:rFonts w:ascii="Times New Roman" w:eastAsia="Times New Roman" w:hAnsi="Times New Roman" w:cs="Times New Roman"/>
          <w:sz w:val="24"/>
          <w:szCs w:val="24"/>
        </w:rPr>
        <w:t>prioritise</w:t>
      </w:r>
      <w:r>
        <w:rPr>
          <w:rFonts w:ascii="Times New Roman" w:eastAsia="Times New Roman" w:hAnsi="Times New Roman" w:cs="Times New Roman"/>
          <w:sz w:val="24"/>
          <w:szCs w:val="24"/>
        </w:rPr>
        <w:t xml:space="preserve"> and scale up community-based interpersonal communication approaches. Community Health Volunteers who share the language, culture, and lived experience of the women they serve were identified as highly effective communicators. Their roles should be strengthened through structured training, ongoing supervision, and adequate remuneration to reduce attrition and improve the consistency and quality of their communication with community members.</w:t>
      </w:r>
    </w:p>
    <w:p w14:paraId="00000346" w14:textId="1A1C533A" w:rsidR="001D1787" w:rsidRDefault="00AA2F10" w:rsidP="00C760B5">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Ensure all family planning communication materials and services are available in local languages. Health communication materials, including flipcharts, brochures, radio broadcasts, and digital content, should be translated into and produced in the Somali and Oromo languages</w:t>
      </w:r>
      <w:r w:rsidR="006616A7">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predominantly spoken in Mandera County. Providers and Community Health Volunteers working in the County should receive training in local language communication or be recruited from communities that share the language of the populations they serve. Interpretation support should be made available at health facilities for women who do not speak Swahili or English.</w:t>
      </w:r>
    </w:p>
    <w:p w14:paraId="00000347" w14:textId="77CFCE2C" w:rsidR="001D1787" w:rsidRDefault="006616A7" w:rsidP="00C760B5">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Institutionalise cultural adaptation in the design of family planning messages. Message development processes should routinely involve community members, including women of reproductive age, religious leaders, and cultural representatives, in the co-creation and pre-testing of communication materials. Program designers should draw on Islamic scholars and religious leaders to develop messages that accurately represent Islamic teachings on child spacing and maternal health, reframing family planning within culturally affirming rather than culturally challenging narratives.</w:t>
      </w:r>
    </w:p>
    <w:p w14:paraId="00000348" w14:textId="77777777" w:rsidR="001D1787" w:rsidRDefault="00AA2F10" w:rsidP="00C760B5">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Design and implement structured male engagement programs. Family planning programs should include targeted communication interventions for male partners and community male influencers, framed around shared responsibility for family health and wellbeing rather than population control or gender-neutral messaging that ignores existing power dynamics. Male engagement sessions should be conducted at health facilities, community meeting points, and religious gatherings to reach men across different levels of health system engagement. The design of male engagement programs should be carefully monitored to ensure they reinforce rather than undermine women's reproductive autonomy.</w:t>
      </w:r>
    </w:p>
    <w:p w14:paraId="00000349" w14:textId="1832E46C" w:rsidR="001D1787" w:rsidRDefault="00AA2F10" w:rsidP="00C760B5">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Address stigma through community-level communication interventions. Programs should invest in community-level communication strategies that </w:t>
      </w:r>
      <w:r w:rsidR="006616A7">
        <w:rPr>
          <w:rFonts w:ascii="Times New Roman" w:eastAsia="Times New Roman" w:hAnsi="Times New Roman" w:cs="Times New Roman"/>
          <w:sz w:val="24"/>
          <w:szCs w:val="24"/>
        </w:rPr>
        <w:t>normalise</w:t>
      </w:r>
      <w:r>
        <w:rPr>
          <w:rFonts w:ascii="Times New Roman" w:eastAsia="Times New Roman" w:hAnsi="Times New Roman" w:cs="Times New Roman"/>
          <w:sz w:val="24"/>
          <w:szCs w:val="24"/>
        </w:rPr>
        <w:t xml:space="preserve"> the discussion of family planning within community and religious settings. This should include the engagement of community elders, religious leaders, women's groups, and peer networks as communication allies. Community dialogue forums that allow open, facilitated discussion of reproductive health within culturally safe frameworks should be introduced and sustained beyond single-event interventions.</w:t>
      </w:r>
    </w:p>
    <w:p w14:paraId="0000034A" w14:textId="77777777" w:rsidR="001D1787" w:rsidRDefault="00AA2F10" w:rsidP="00C760B5">
      <w:pPr>
        <w:pStyle w:val="Heading3"/>
        <w:keepNext w:val="0"/>
        <w:keepLines w:val="0"/>
        <w:spacing w:before="0"/>
        <w:jc w:val="both"/>
        <w:rPr>
          <w:b/>
          <w:bCs/>
          <w:sz w:val="26"/>
          <w:szCs w:val="26"/>
        </w:rPr>
      </w:pPr>
      <w:bookmarkStart w:id="205" w:name="_heading=h.f08bq1dyl7a7" w:colFirst="0" w:colLast="0"/>
      <w:bookmarkStart w:id="206" w:name="_Toc236420112"/>
      <w:bookmarkEnd w:id="205"/>
      <w:r>
        <w:rPr>
          <w:b/>
          <w:bCs/>
        </w:rPr>
        <w:t>6.3.2 Recommendations for Health Service Delivery</w:t>
      </w:r>
      <w:bookmarkEnd w:id="206"/>
    </w:p>
    <w:p w14:paraId="0000034B" w14:textId="77777777" w:rsidR="001D1787" w:rsidRDefault="00AA2F10" w:rsidP="00C760B5">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Improve the structural conditions for quality counselling at health facilities. County health management teams and the national Ministry of Health should invest in ensuring that health </w:t>
      </w:r>
      <w:r>
        <w:rPr>
          <w:rFonts w:ascii="Times New Roman" w:eastAsia="Times New Roman" w:hAnsi="Times New Roman" w:cs="Times New Roman"/>
          <w:sz w:val="24"/>
          <w:szCs w:val="24"/>
        </w:rPr>
        <w:lastRenderedPageBreak/>
        <w:t>facilities in Mandera County have adequate private consultation spaces, manageable patient-to-provider ratios, and sufficient consultation time for family planning counselling. Without these structural enablers, investments in communication training will yield limited returns.</w:t>
      </w:r>
    </w:p>
    <w:p w14:paraId="0000034C" w14:textId="77777777" w:rsidR="001D1787" w:rsidRDefault="00AA2F10" w:rsidP="00C760B5">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Train all healthcare providers and Community Health Volunteers in client-centred, culturally responsive communication. Training programs for health workers deployed in Mandera County and similar contexts should include modules on active listening, two-way communication techniques, cultural competence, the management of misconceptions, and anticipatory guidance on side effects. Refresher training and supervision should be ongoing to sustain communication quality over time.</w:t>
      </w:r>
    </w:p>
    <w:p w14:paraId="0000034D" w14:textId="77777777" w:rsidR="001D1787" w:rsidRDefault="00AA2F10" w:rsidP="00C760B5">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Establish systematic follow-up and continuation support mechanisms. Health facilities and community health units should implement structured follow-up communication protocols to support women who have adopted family planning methods. This should include scheduled follow-up contacts by CHVs, accessible channels for women to report side effects or concerns without stigma, and reminder systems that operate through locally accessible media such as radio and community gatherings.</w:t>
      </w:r>
    </w:p>
    <w:p w14:paraId="0000034E" w14:textId="77777777" w:rsidR="001D1787" w:rsidRDefault="00AA2F10" w:rsidP="00C760B5">
      <w:pPr>
        <w:pStyle w:val="Heading3"/>
        <w:keepNext w:val="0"/>
        <w:keepLines w:val="0"/>
        <w:spacing w:before="0"/>
        <w:jc w:val="both"/>
        <w:rPr>
          <w:b/>
          <w:bCs/>
          <w:sz w:val="26"/>
          <w:szCs w:val="26"/>
        </w:rPr>
      </w:pPr>
      <w:bookmarkStart w:id="207" w:name="_heading=h.nv88pl8vij5y" w:colFirst="0" w:colLast="0"/>
      <w:bookmarkStart w:id="208" w:name="_Toc236420113"/>
      <w:bookmarkEnd w:id="207"/>
      <w:r>
        <w:rPr>
          <w:b/>
          <w:bCs/>
        </w:rPr>
        <w:t>6.3.3 Recommendations for Policy</w:t>
      </w:r>
      <w:bookmarkEnd w:id="208"/>
    </w:p>
    <w:p w14:paraId="0000034F" w14:textId="77777777" w:rsidR="001D1787" w:rsidRDefault="00AA2F10" w:rsidP="00C760B5">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Integrate communication competence standards into the national family planning framework. The Ministry of Health should incorporate explicit standards for culturally responsive, language-accessible family planning communication into national family planning guidelines and quality of care standards. These standards should be linked to provider training requirements, facility accreditation, and program monitoring indicators.</w:t>
      </w:r>
    </w:p>
    <w:p w14:paraId="00000350" w14:textId="0193521B" w:rsidR="001D1787" w:rsidRDefault="00AA2F10" w:rsidP="00C760B5">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Allocate dedicated resources for behaviour change communication in county health budgets. Mandera County should allocate a defined proportion of its reproductive health budget to evidence-based behaviour change communication activities, including community-based interpersonal communication programs, local language content development, and religious </w:t>
      </w:r>
      <w:r>
        <w:rPr>
          <w:rFonts w:ascii="Times New Roman" w:eastAsia="Times New Roman" w:hAnsi="Times New Roman" w:cs="Times New Roman"/>
          <w:sz w:val="24"/>
          <w:szCs w:val="24"/>
        </w:rPr>
        <w:lastRenderedPageBreak/>
        <w:t xml:space="preserve">leader engagement. Communication should be </w:t>
      </w:r>
      <w:r w:rsidR="006616A7">
        <w:rPr>
          <w:rFonts w:ascii="Times New Roman" w:eastAsia="Times New Roman" w:hAnsi="Times New Roman" w:cs="Times New Roman"/>
          <w:sz w:val="24"/>
          <w:szCs w:val="24"/>
        </w:rPr>
        <w:t>recognised</w:t>
      </w:r>
      <w:r>
        <w:rPr>
          <w:rFonts w:ascii="Times New Roman" w:eastAsia="Times New Roman" w:hAnsi="Times New Roman" w:cs="Times New Roman"/>
          <w:sz w:val="24"/>
          <w:szCs w:val="24"/>
        </w:rPr>
        <w:t xml:space="preserve"> and resourced as a core component of family planning service delivery, not an add-on activity.</w:t>
      </w:r>
    </w:p>
    <w:p w14:paraId="00000351" w14:textId="6544749F" w:rsidR="001D1787" w:rsidRDefault="00AA2F10" w:rsidP="00C760B5">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Strengthen community health unit systems as the primary delivery platform for family planning communication. The community health unit system, </w:t>
      </w:r>
      <w:r w:rsidR="006616A7">
        <w:rPr>
          <w:rFonts w:ascii="Times New Roman" w:eastAsia="Times New Roman" w:hAnsi="Times New Roman" w:cs="Times New Roman"/>
          <w:sz w:val="24"/>
          <w:szCs w:val="24"/>
        </w:rPr>
        <w:t>operationalised</w:t>
      </w:r>
      <w:r>
        <w:rPr>
          <w:rFonts w:ascii="Times New Roman" w:eastAsia="Times New Roman" w:hAnsi="Times New Roman" w:cs="Times New Roman"/>
          <w:sz w:val="24"/>
          <w:szCs w:val="24"/>
        </w:rPr>
        <w:t xml:space="preserve"> through Community Health Volunteers and Community Health Assistants, should be strengthened and adequately resourced to serve as the primary platform for family planning communication at the community level. This requires investment in training, supervision, supplies, and incentive structures that sustain CHV performance over time.</w:t>
      </w:r>
    </w:p>
    <w:p w14:paraId="00000352" w14:textId="77777777" w:rsidR="001D1787" w:rsidRDefault="00AA2F10" w:rsidP="00C760B5">
      <w:pPr>
        <w:pStyle w:val="Heading3"/>
        <w:keepNext w:val="0"/>
        <w:keepLines w:val="0"/>
        <w:spacing w:before="0"/>
        <w:jc w:val="both"/>
        <w:rPr>
          <w:b/>
          <w:bCs/>
          <w:sz w:val="26"/>
          <w:szCs w:val="26"/>
        </w:rPr>
      </w:pPr>
      <w:bookmarkStart w:id="209" w:name="_heading=h.pzbm2fse8kvi" w:colFirst="0" w:colLast="0"/>
      <w:bookmarkStart w:id="210" w:name="_Toc236420114"/>
      <w:bookmarkEnd w:id="209"/>
      <w:r>
        <w:rPr>
          <w:b/>
          <w:bCs/>
        </w:rPr>
        <w:t>6.3.4 Recommendations for Future Research</w:t>
      </w:r>
      <w:bookmarkEnd w:id="210"/>
    </w:p>
    <w:p w14:paraId="00000353" w14:textId="77777777" w:rsidR="001D1787" w:rsidRDefault="00AA2F10" w:rsidP="00C760B5">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Conduct longitudinal studies to establish causal pathways between communication interventions and family planning uptake. The cross-sectional design of this study established associations but could not determine causality. Future research employing pre-post or longitudinal designs would enable stronger causal inferences about which communication interventions produce sustained improvements in contraceptive uptake and continuation in Mandera County.</w:t>
      </w:r>
    </w:p>
    <w:p w14:paraId="00000354" w14:textId="77777777" w:rsidR="001D1787" w:rsidRDefault="00AA2F10" w:rsidP="00C760B5">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Include male partners and community leaders as direct research participants. This study examined the role of male partners and community leaders through the accounts of women and healthcare providers. Future research should engage male partners and religious and community leaders as direct study participants to capture their knowledge, attitudes, and communication needs regarding family planning from their own perspectives.</w:t>
      </w:r>
    </w:p>
    <w:p w14:paraId="00000355" w14:textId="77777777" w:rsidR="001D1787" w:rsidRDefault="00AA2F10" w:rsidP="00C760B5">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Evaluate the effectiveness of specific communication interventions through experimental or quasi-experimental designs. Given the significant investment required to implement community-based communication programs, religious leader engagement initiatives, and male involvement strategies, future research should evaluate these specific interventions against </w:t>
      </w:r>
      <w:r>
        <w:rPr>
          <w:rFonts w:ascii="Times New Roman" w:eastAsia="Times New Roman" w:hAnsi="Times New Roman" w:cs="Times New Roman"/>
          <w:sz w:val="24"/>
          <w:szCs w:val="24"/>
        </w:rPr>
        <w:lastRenderedPageBreak/>
        <w:t>comparison groups to generate rigorous evidence of effectiveness that can inform program scale-up decisions.</w:t>
      </w:r>
    </w:p>
    <w:p w14:paraId="00000356" w14:textId="1DC379B7" w:rsidR="001D1787" w:rsidRDefault="00AA2F10" w:rsidP="00C760B5">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Investigate the role of digital and mobile communication channels in reaching </w:t>
      </w:r>
      <w:r w:rsidR="006616A7">
        <w:rPr>
          <w:rFonts w:ascii="Times New Roman" w:eastAsia="Times New Roman" w:hAnsi="Times New Roman" w:cs="Times New Roman"/>
          <w:sz w:val="24"/>
          <w:szCs w:val="24"/>
        </w:rPr>
        <w:t>marginalised</w:t>
      </w:r>
      <w:r>
        <w:rPr>
          <w:rFonts w:ascii="Times New Roman" w:eastAsia="Times New Roman" w:hAnsi="Times New Roman" w:cs="Times New Roman"/>
          <w:sz w:val="24"/>
          <w:szCs w:val="24"/>
        </w:rPr>
        <w:t xml:space="preserve"> women. While smartphone penetration remained low in Mandera County at the time of this study, mobile phone ownership and use of basic phone services (SMS, voice calls, and USSD) showed potential as emerging communication channels. Future research should explore the feasibility and effectiveness of mobile-based family planning communication strategies tailored to low-literacy, low-connectivity contexts.</w:t>
      </w:r>
    </w:p>
    <w:p w14:paraId="00000357" w14:textId="77777777" w:rsidR="001D1787" w:rsidRDefault="00AA2F10" w:rsidP="00C760B5">
      <w:pPr>
        <w:pStyle w:val="Heading2"/>
        <w:keepNext w:val="0"/>
        <w:keepLines w:val="0"/>
        <w:spacing w:after="0"/>
        <w:jc w:val="both"/>
        <w:rPr>
          <w:sz w:val="34"/>
          <w:szCs w:val="34"/>
        </w:rPr>
      </w:pPr>
      <w:bookmarkStart w:id="211" w:name="_heading=h.e4eimqnnosbc" w:colFirst="0" w:colLast="0"/>
      <w:bookmarkStart w:id="212" w:name="_Toc236420115"/>
      <w:bookmarkEnd w:id="211"/>
      <w:r>
        <w:t>6.4 Closing Statement</w:t>
      </w:r>
      <w:bookmarkEnd w:id="212"/>
    </w:p>
    <w:p w14:paraId="00000358" w14:textId="6B0D293F" w:rsidR="001D1787" w:rsidRDefault="00AA2F10" w:rsidP="00C760B5">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study demonstrated that the persistently low uptake of family planning among rural and </w:t>
      </w:r>
      <w:r w:rsidR="006616A7">
        <w:rPr>
          <w:rFonts w:ascii="Times New Roman" w:eastAsia="Times New Roman" w:hAnsi="Times New Roman" w:cs="Times New Roman"/>
          <w:sz w:val="24"/>
          <w:szCs w:val="24"/>
        </w:rPr>
        <w:t>marginalised</w:t>
      </w:r>
      <w:r>
        <w:rPr>
          <w:rFonts w:ascii="Times New Roman" w:eastAsia="Times New Roman" w:hAnsi="Times New Roman" w:cs="Times New Roman"/>
          <w:sz w:val="24"/>
          <w:szCs w:val="24"/>
        </w:rPr>
        <w:t xml:space="preserve"> women in Mandera County was not primarily a problem of service availability but of communication. The gap between existing family planning programs and the women they sought to reach was linguistic, cultural, relational, and structural. Closing this gap required more than information provision; it required communication approaches that were contextually grounded, culturally affirming, relationally embedded, and socially enabling. The findings offered a clear direction for program designers, health system managers, policymakers, and researchers to build the communication environments in which women in Mandera County could make genuinely informed, autonomous, and supported reproductive health choices.</w:t>
      </w:r>
    </w:p>
    <w:p w14:paraId="00000359" w14:textId="77777777" w:rsidR="001D1787" w:rsidRDefault="001D1787" w:rsidP="00C760B5">
      <w:pPr>
        <w:spacing w:after="0" w:line="480" w:lineRule="auto"/>
        <w:jc w:val="both"/>
        <w:rPr>
          <w:rFonts w:ascii="Times New Roman" w:eastAsia="Times New Roman" w:hAnsi="Times New Roman" w:cs="Times New Roman"/>
          <w:sz w:val="24"/>
          <w:szCs w:val="24"/>
        </w:rPr>
      </w:pPr>
    </w:p>
    <w:p w14:paraId="0000035A" w14:textId="77777777" w:rsidR="001D1787" w:rsidRDefault="001D1787" w:rsidP="00C760B5">
      <w:pPr>
        <w:spacing w:after="0" w:line="480" w:lineRule="auto"/>
        <w:jc w:val="both"/>
        <w:rPr>
          <w:rFonts w:ascii="Times New Roman" w:eastAsia="Times New Roman" w:hAnsi="Times New Roman" w:cs="Times New Roman"/>
          <w:sz w:val="24"/>
          <w:szCs w:val="24"/>
        </w:rPr>
      </w:pPr>
    </w:p>
    <w:p w14:paraId="0000035B" w14:textId="77777777" w:rsidR="001D1787" w:rsidRDefault="001D1787" w:rsidP="00C760B5">
      <w:pPr>
        <w:spacing w:after="0" w:line="480" w:lineRule="auto"/>
        <w:jc w:val="both"/>
        <w:rPr>
          <w:rFonts w:ascii="Times New Roman" w:eastAsia="Times New Roman" w:hAnsi="Times New Roman" w:cs="Times New Roman"/>
          <w:sz w:val="24"/>
          <w:szCs w:val="24"/>
        </w:rPr>
      </w:pPr>
    </w:p>
    <w:p w14:paraId="0000035C" w14:textId="77777777" w:rsidR="001D1787" w:rsidRDefault="00AA2F10" w:rsidP="00C760B5">
      <w:pPr>
        <w:pStyle w:val="Heading1"/>
        <w:spacing w:before="0" w:line="240" w:lineRule="auto"/>
      </w:pPr>
      <w:r>
        <w:br w:type="page"/>
      </w:r>
    </w:p>
    <w:p w14:paraId="0000035D" w14:textId="77777777" w:rsidR="001D1787" w:rsidRDefault="00AA2F10" w:rsidP="00C760B5">
      <w:pPr>
        <w:pStyle w:val="Heading1"/>
        <w:spacing w:before="0" w:line="240" w:lineRule="auto"/>
      </w:pPr>
      <w:bookmarkStart w:id="213" w:name="_Toc236420116"/>
      <w:r>
        <w:lastRenderedPageBreak/>
        <w:t>REFERENCES</w:t>
      </w:r>
      <w:bookmarkEnd w:id="213"/>
    </w:p>
    <w:p w14:paraId="5419AAAE" w14:textId="77777777" w:rsidR="001111F5" w:rsidRDefault="001111F5" w:rsidP="001111F5">
      <w:pPr>
        <w:widowControl w:val="0"/>
        <w:pBdr>
          <w:top w:val="nil"/>
          <w:left w:val="nil"/>
          <w:bottom w:val="nil"/>
          <w:right w:val="nil"/>
          <w:between w:val="nil"/>
        </w:pBdr>
        <w:spacing w:after="0" w:line="480" w:lineRule="auto"/>
        <w:ind w:left="720" w:hanging="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Abdel-Tawab, N., &amp; Roter, D. (2002). The relevance of client-centred communication to family planning settings in developing countries: Lessons from the Egyptian experience. </w:t>
      </w:r>
      <w:r>
        <w:rPr>
          <w:rFonts w:ascii="Times New Roman" w:eastAsia="Times New Roman" w:hAnsi="Times New Roman" w:cs="Times New Roman"/>
          <w:i/>
          <w:iCs/>
          <w:color w:val="000000"/>
          <w:sz w:val="24"/>
          <w:szCs w:val="24"/>
        </w:rPr>
        <w:t>Social Science &amp; Medicine, 54</w:t>
      </w:r>
      <w:r>
        <w:rPr>
          <w:rFonts w:ascii="Times New Roman" w:eastAsia="Times New Roman" w:hAnsi="Times New Roman" w:cs="Times New Roman"/>
          <w:color w:val="000000"/>
          <w:sz w:val="24"/>
          <w:szCs w:val="24"/>
        </w:rPr>
        <w:t xml:space="preserve">(9), 1357-1368. </w:t>
      </w:r>
    </w:p>
    <w:p w14:paraId="77B5B531" w14:textId="77777777" w:rsidR="001111F5" w:rsidRDefault="001111F5" w:rsidP="001111F5">
      <w:pPr>
        <w:widowControl w:val="0"/>
        <w:pBdr>
          <w:top w:val="nil"/>
          <w:left w:val="nil"/>
          <w:bottom w:val="nil"/>
          <w:right w:val="nil"/>
          <w:between w:val="nil"/>
        </w:pBdr>
        <w:spacing w:after="0" w:line="480" w:lineRule="auto"/>
        <w:ind w:left="720" w:hanging="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Ahn, J., Briers, G., Baker, M., Price, E., Strong, R., Pina, M., Zickafoose, A., &amp; Lu, P. (2022). Radio communications on family planning: Case of West Africa. </w:t>
      </w:r>
      <w:r>
        <w:rPr>
          <w:rFonts w:ascii="Times New Roman" w:eastAsia="Times New Roman" w:hAnsi="Times New Roman" w:cs="Times New Roman"/>
          <w:i/>
          <w:iCs/>
          <w:color w:val="000000"/>
          <w:sz w:val="24"/>
          <w:szCs w:val="24"/>
        </w:rPr>
        <w:t>International Journal of Environmental Research and Public Health, 19</w:t>
      </w:r>
      <w:r>
        <w:rPr>
          <w:rFonts w:ascii="Times New Roman" w:eastAsia="Times New Roman" w:hAnsi="Times New Roman" w:cs="Times New Roman"/>
          <w:color w:val="000000"/>
          <w:sz w:val="24"/>
          <w:szCs w:val="24"/>
        </w:rPr>
        <w:t xml:space="preserve">(8), 4577. </w:t>
      </w:r>
    </w:p>
    <w:p w14:paraId="10F50CCB" w14:textId="77777777" w:rsidR="001111F5" w:rsidRDefault="001111F5" w:rsidP="001111F5">
      <w:pPr>
        <w:widowControl w:val="0"/>
        <w:pBdr>
          <w:top w:val="nil"/>
          <w:left w:val="nil"/>
          <w:bottom w:val="nil"/>
          <w:right w:val="nil"/>
          <w:between w:val="nil"/>
        </w:pBdr>
        <w:spacing w:after="0" w:line="480" w:lineRule="auto"/>
        <w:ind w:left="720" w:hanging="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Asiago, G. N. (2011). </w:t>
      </w:r>
      <w:r>
        <w:rPr>
          <w:rFonts w:ascii="Times New Roman" w:eastAsia="Times New Roman" w:hAnsi="Times New Roman" w:cs="Times New Roman"/>
          <w:i/>
          <w:iCs/>
          <w:color w:val="000000"/>
          <w:sz w:val="24"/>
          <w:szCs w:val="24"/>
        </w:rPr>
        <w:t xml:space="preserve">An evaluation of women’s perceptions on the use of radio in family planning communication in rural Kenya. A survey </w:t>
      </w:r>
      <w:r>
        <w:rPr>
          <w:rFonts w:ascii="Times New Roman" w:eastAsia="Times New Roman" w:hAnsi="Times New Roman" w:cs="Times New Roman"/>
          <w:i/>
          <w:iCs/>
          <w:sz w:val="24"/>
          <w:szCs w:val="24"/>
        </w:rPr>
        <w:t>of Kisii</w:t>
      </w:r>
      <w:r>
        <w:rPr>
          <w:rFonts w:ascii="Times New Roman" w:eastAsia="Times New Roman" w:hAnsi="Times New Roman" w:cs="Times New Roman"/>
          <w:i/>
          <w:iCs/>
          <w:color w:val="000000"/>
          <w:sz w:val="24"/>
          <w:szCs w:val="24"/>
        </w:rPr>
        <w:t xml:space="preserve"> County, Kisii Central District</w:t>
      </w:r>
      <w:r>
        <w:rPr>
          <w:rFonts w:ascii="Times New Roman" w:eastAsia="Times New Roman" w:hAnsi="Times New Roman" w:cs="Times New Roman"/>
          <w:color w:val="000000"/>
          <w:sz w:val="24"/>
          <w:szCs w:val="24"/>
        </w:rPr>
        <w:t xml:space="preserve">. Thesis. </w:t>
      </w:r>
    </w:p>
    <w:p w14:paraId="23F8821E" w14:textId="77777777" w:rsidR="001111F5" w:rsidRDefault="001111F5" w:rsidP="001111F5">
      <w:pPr>
        <w:widowControl w:val="0"/>
        <w:pBdr>
          <w:top w:val="nil"/>
          <w:left w:val="nil"/>
          <w:bottom w:val="nil"/>
          <w:right w:val="nil"/>
          <w:between w:val="nil"/>
        </w:pBdr>
        <w:spacing w:after="0" w:line="480" w:lineRule="auto"/>
        <w:ind w:left="720" w:hanging="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Bauder, L., </w:t>
      </w:r>
      <w:proofErr w:type="spellStart"/>
      <w:r>
        <w:rPr>
          <w:rFonts w:ascii="Times New Roman" w:eastAsia="Times New Roman" w:hAnsi="Times New Roman" w:cs="Times New Roman"/>
          <w:color w:val="000000"/>
          <w:sz w:val="24"/>
          <w:szCs w:val="24"/>
        </w:rPr>
        <w:t>Giangobbe</w:t>
      </w:r>
      <w:proofErr w:type="spellEnd"/>
      <w:r>
        <w:rPr>
          <w:rFonts w:ascii="Times New Roman" w:eastAsia="Times New Roman" w:hAnsi="Times New Roman" w:cs="Times New Roman"/>
          <w:color w:val="000000"/>
          <w:sz w:val="24"/>
          <w:szCs w:val="24"/>
        </w:rPr>
        <w:t xml:space="preserve">, K., &amp; </w:t>
      </w:r>
      <w:proofErr w:type="spellStart"/>
      <w:r>
        <w:rPr>
          <w:rFonts w:ascii="Times New Roman" w:eastAsia="Times New Roman" w:hAnsi="Times New Roman" w:cs="Times New Roman"/>
          <w:color w:val="000000"/>
          <w:sz w:val="24"/>
          <w:szCs w:val="24"/>
        </w:rPr>
        <w:t>Asgary</w:t>
      </w:r>
      <w:proofErr w:type="spellEnd"/>
      <w:r>
        <w:rPr>
          <w:rFonts w:ascii="Times New Roman" w:eastAsia="Times New Roman" w:hAnsi="Times New Roman" w:cs="Times New Roman"/>
          <w:color w:val="000000"/>
          <w:sz w:val="24"/>
          <w:szCs w:val="24"/>
        </w:rPr>
        <w:t xml:space="preserve">, R. (2023). Barriers and gaps in effective health communication at both public health and healthcare delivery levels during epidemics and pandemics; systematic review. </w:t>
      </w:r>
      <w:r>
        <w:rPr>
          <w:rFonts w:ascii="Times New Roman" w:eastAsia="Times New Roman" w:hAnsi="Times New Roman" w:cs="Times New Roman"/>
          <w:i/>
          <w:iCs/>
          <w:color w:val="000000"/>
          <w:sz w:val="24"/>
          <w:szCs w:val="24"/>
        </w:rPr>
        <w:t>Disaster Med Public Health Prep. 17</w:t>
      </w:r>
      <w:r>
        <w:rPr>
          <w:rFonts w:ascii="Times New Roman" w:eastAsia="Times New Roman" w:hAnsi="Times New Roman" w:cs="Times New Roman"/>
          <w:color w:val="000000"/>
          <w:sz w:val="24"/>
          <w:szCs w:val="24"/>
        </w:rPr>
        <w:t xml:space="preserve">, e395. </w:t>
      </w:r>
    </w:p>
    <w:p w14:paraId="0FA47F7C" w14:textId="77777777" w:rsidR="001111F5" w:rsidRDefault="001111F5" w:rsidP="001111F5">
      <w:pPr>
        <w:widowControl w:val="0"/>
        <w:pBdr>
          <w:top w:val="nil"/>
          <w:left w:val="nil"/>
          <w:bottom w:val="nil"/>
          <w:right w:val="nil"/>
          <w:between w:val="nil"/>
        </w:pBdr>
        <w:spacing w:after="0" w:line="480" w:lineRule="auto"/>
        <w:ind w:left="720" w:hanging="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Baxter, L. A., &amp; Braithewaite, D. O. (Eds.). (2008). </w:t>
      </w:r>
      <w:r>
        <w:rPr>
          <w:rFonts w:ascii="Times New Roman" w:eastAsia="Times New Roman" w:hAnsi="Times New Roman" w:cs="Times New Roman"/>
          <w:i/>
          <w:iCs/>
          <w:color w:val="000000"/>
          <w:sz w:val="24"/>
          <w:szCs w:val="24"/>
        </w:rPr>
        <w:t>Engaging theories in interpersonal communication: Multiple perspectives</w:t>
      </w:r>
      <w:r>
        <w:rPr>
          <w:rFonts w:ascii="Times New Roman" w:eastAsia="Times New Roman" w:hAnsi="Times New Roman" w:cs="Times New Roman"/>
          <w:color w:val="000000"/>
          <w:sz w:val="24"/>
          <w:szCs w:val="24"/>
        </w:rPr>
        <w:t>. Sage.</w:t>
      </w:r>
    </w:p>
    <w:p w14:paraId="34BB6F92" w14:textId="77777777" w:rsidR="001111F5" w:rsidRDefault="001111F5" w:rsidP="001111F5">
      <w:pPr>
        <w:widowControl w:val="0"/>
        <w:pBdr>
          <w:top w:val="nil"/>
          <w:left w:val="nil"/>
          <w:bottom w:val="nil"/>
          <w:right w:val="nil"/>
          <w:between w:val="nil"/>
        </w:pBdr>
        <w:spacing w:after="0" w:line="480" w:lineRule="auto"/>
        <w:ind w:left="720" w:hanging="720"/>
        <w:jc w:val="both"/>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Bonaderi</w:t>
      </w:r>
      <w:proofErr w:type="spellEnd"/>
      <w:r>
        <w:rPr>
          <w:rFonts w:ascii="Times New Roman" w:eastAsia="Times New Roman" w:hAnsi="Times New Roman" w:cs="Times New Roman"/>
          <w:color w:val="000000"/>
          <w:sz w:val="24"/>
          <w:szCs w:val="24"/>
        </w:rPr>
        <w:t xml:space="preserve">, M. L. (2014). </w:t>
      </w:r>
      <w:r>
        <w:rPr>
          <w:rFonts w:ascii="Times New Roman" w:eastAsia="Times New Roman" w:hAnsi="Times New Roman" w:cs="Times New Roman"/>
          <w:i/>
          <w:iCs/>
          <w:color w:val="000000"/>
          <w:sz w:val="24"/>
          <w:szCs w:val="24"/>
        </w:rPr>
        <w:t>How communication influences adoption of family planning: A case study of Marani Division in Kisii County in Kenya</w:t>
      </w:r>
      <w:r>
        <w:rPr>
          <w:rFonts w:ascii="Times New Roman" w:eastAsia="Times New Roman" w:hAnsi="Times New Roman" w:cs="Times New Roman"/>
          <w:color w:val="000000"/>
          <w:sz w:val="24"/>
          <w:szCs w:val="24"/>
        </w:rPr>
        <w:t>. Thesis.</w:t>
      </w:r>
    </w:p>
    <w:p w14:paraId="15B3FE5F" w14:textId="77777777" w:rsidR="001111F5" w:rsidRDefault="001111F5" w:rsidP="001111F5">
      <w:pPr>
        <w:widowControl w:val="0"/>
        <w:pBdr>
          <w:top w:val="nil"/>
          <w:left w:val="nil"/>
          <w:bottom w:val="nil"/>
          <w:right w:val="nil"/>
          <w:between w:val="nil"/>
        </w:pBdr>
        <w:spacing w:after="0" w:line="480" w:lineRule="auto"/>
        <w:ind w:left="720" w:hanging="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Bryman, A. (2006). Integrating quantitative and qualitative research: how is it done? </w:t>
      </w:r>
      <w:r>
        <w:rPr>
          <w:rFonts w:ascii="Times New Roman" w:eastAsia="Times New Roman" w:hAnsi="Times New Roman" w:cs="Times New Roman"/>
          <w:i/>
          <w:iCs/>
          <w:color w:val="000000"/>
          <w:sz w:val="24"/>
          <w:szCs w:val="24"/>
        </w:rPr>
        <w:t xml:space="preserve">Qualitative </w:t>
      </w:r>
      <w:proofErr w:type="gramStart"/>
      <w:r>
        <w:rPr>
          <w:rFonts w:ascii="Times New Roman" w:eastAsia="Times New Roman" w:hAnsi="Times New Roman" w:cs="Times New Roman"/>
          <w:i/>
          <w:iCs/>
          <w:color w:val="000000"/>
          <w:sz w:val="24"/>
          <w:szCs w:val="24"/>
        </w:rPr>
        <w:t xml:space="preserve">Research, </w:t>
      </w:r>
      <w:r>
        <w:rPr>
          <w:rFonts w:ascii="Times New Roman" w:eastAsia="Times New Roman" w:hAnsi="Times New Roman" w:cs="Times New Roman"/>
          <w:color w:val="000000"/>
          <w:sz w:val="24"/>
          <w:szCs w:val="24"/>
        </w:rPr>
        <w:t xml:space="preserve"> 6</w:t>
      </w:r>
      <w:proofErr w:type="gramEnd"/>
      <w:r>
        <w:rPr>
          <w:rFonts w:ascii="Times New Roman" w:eastAsia="Times New Roman" w:hAnsi="Times New Roman" w:cs="Times New Roman"/>
          <w:color w:val="000000"/>
          <w:sz w:val="24"/>
          <w:szCs w:val="24"/>
        </w:rPr>
        <w:t>, 97–113.</w:t>
      </w:r>
    </w:p>
    <w:p w14:paraId="35323D2E" w14:textId="77777777" w:rsidR="001111F5" w:rsidRDefault="001111F5" w:rsidP="001111F5">
      <w:pPr>
        <w:widowControl w:val="0"/>
        <w:pBdr>
          <w:top w:val="nil"/>
          <w:left w:val="nil"/>
          <w:bottom w:val="nil"/>
          <w:right w:val="nil"/>
          <w:between w:val="nil"/>
        </w:pBdr>
        <w:spacing w:after="0" w:line="480" w:lineRule="auto"/>
        <w:ind w:left="720" w:hanging="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Butler, S. A., &amp; Clayton, W. E. (2009). </w:t>
      </w:r>
      <w:r>
        <w:rPr>
          <w:rFonts w:ascii="Times New Roman" w:eastAsia="Times New Roman" w:hAnsi="Times New Roman" w:cs="Times New Roman"/>
          <w:i/>
          <w:iCs/>
          <w:color w:val="000000"/>
          <w:sz w:val="24"/>
          <w:szCs w:val="24"/>
        </w:rPr>
        <w:t>A Review of the HHS family planning program: Mission, management, and measurement of results</w:t>
      </w:r>
      <w:r>
        <w:rPr>
          <w:rFonts w:ascii="Times New Roman" w:eastAsia="Times New Roman" w:hAnsi="Times New Roman" w:cs="Times New Roman"/>
          <w:color w:val="000000"/>
          <w:sz w:val="24"/>
          <w:szCs w:val="24"/>
        </w:rPr>
        <w:t>. National Academies Press (US).</w:t>
      </w:r>
    </w:p>
    <w:p w14:paraId="6361F02A" w14:textId="77777777" w:rsidR="001111F5" w:rsidRDefault="001111F5" w:rsidP="001111F5">
      <w:pPr>
        <w:widowControl w:val="0"/>
        <w:pBdr>
          <w:top w:val="nil"/>
          <w:left w:val="nil"/>
          <w:bottom w:val="nil"/>
          <w:right w:val="nil"/>
          <w:between w:val="nil"/>
        </w:pBdr>
        <w:spacing w:after="0" w:line="480" w:lineRule="auto"/>
        <w:ind w:left="720" w:hanging="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Chauhan, G. S., Sharma, A., &amp; Priyanka. (2021). Reach of communication channels in promoting family planning among women in rural Rajasthan. </w:t>
      </w:r>
      <w:r>
        <w:rPr>
          <w:rFonts w:ascii="Times New Roman" w:eastAsia="Times New Roman" w:hAnsi="Times New Roman" w:cs="Times New Roman"/>
          <w:i/>
          <w:iCs/>
          <w:color w:val="000000"/>
          <w:sz w:val="24"/>
          <w:szCs w:val="24"/>
        </w:rPr>
        <w:t>Online Journal of Health and Allied Sciences, 19</w:t>
      </w:r>
      <w:r>
        <w:rPr>
          <w:rFonts w:ascii="Times New Roman" w:eastAsia="Times New Roman" w:hAnsi="Times New Roman" w:cs="Times New Roman"/>
          <w:color w:val="000000"/>
          <w:sz w:val="24"/>
          <w:szCs w:val="24"/>
        </w:rPr>
        <w:t xml:space="preserve">(4). </w:t>
      </w:r>
    </w:p>
    <w:p w14:paraId="3F476F06" w14:textId="77777777" w:rsidR="001111F5" w:rsidRDefault="001111F5" w:rsidP="001111F5">
      <w:pPr>
        <w:widowControl w:val="0"/>
        <w:pBdr>
          <w:top w:val="nil"/>
          <w:left w:val="nil"/>
          <w:bottom w:val="nil"/>
          <w:right w:val="nil"/>
          <w:between w:val="nil"/>
        </w:pBdr>
        <w:spacing w:after="0" w:line="480" w:lineRule="auto"/>
        <w:ind w:left="720" w:hanging="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Cleland, J., Bernstein, S., Ezeh, A., </w:t>
      </w:r>
      <w:proofErr w:type="spellStart"/>
      <w:r>
        <w:rPr>
          <w:rFonts w:ascii="Times New Roman" w:eastAsia="Times New Roman" w:hAnsi="Times New Roman" w:cs="Times New Roman"/>
          <w:color w:val="000000"/>
          <w:sz w:val="24"/>
          <w:szCs w:val="24"/>
        </w:rPr>
        <w:t>Faundes</w:t>
      </w:r>
      <w:proofErr w:type="spellEnd"/>
      <w:r>
        <w:rPr>
          <w:rFonts w:ascii="Times New Roman" w:eastAsia="Times New Roman" w:hAnsi="Times New Roman" w:cs="Times New Roman"/>
          <w:color w:val="000000"/>
          <w:sz w:val="24"/>
          <w:szCs w:val="24"/>
        </w:rPr>
        <w:t xml:space="preserve">, A., Glasier, A., &amp; </w:t>
      </w:r>
      <w:proofErr w:type="spellStart"/>
      <w:r>
        <w:rPr>
          <w:rFonts w:ascii="Times New Roman" w:eastAsia="Times New Roman" w:hAnsi="Times New Roman" w:cs="Times New Roman"/>
          <w:color w:val="000000"/>
          <w:sz w:val="24"/>
          <w:szCs w:val="24"/>
        </w:rPr>
        <w:t>Innnis</w:t>
      </w:r>
      <w:proofErr w:type="spellEnd"/>
      <w:r>
        <w:rPr>
          <w:rFonts w:ascii="Times New Roman" w:eastAsia="Times New Roman" w:hAnsi="Times New Roman" w:cs="Times New Roman"/>
          <w:color w:val="000000"/>
          <w:sz w:val="24"/>
          <w:szCs w:val="24"/>
        </w:rPr>
        <w:t xml:space="preserve">, J. (2006). Family </w:t>
      </w:r>
      <w:r>
        <w:rPr>
          <w:rFonts w:ascii="Times New Roman" w:eastAsia="Times New Roman" w:hAnsi="Times New Roman" w:cs="Times New Roman"/>
          <w:color w:val="000000"/>
          <w:sz w:val="24"/>
          <w:szCs w:val="24"/>
        </w:rPr>
        <w:lastRenderedPageBreak/>
        <w:t xml:space="preserve">planning: The unfinished agenda. </w:t>
      </w:r>
      <w:r>
        <w:rPr>
          <w:rFonts w:ascii="Times New Roman" w:eastAsia="Times New Roman" w:hAnsi="Times New Roman" w:cs="Times New Roman"/>
          <w:i/>
          <w:iCs/>
          <w:color w:val="000000"/>
          <w:sz w:val="24"/>
          <w:szCs w:val="24"/>
        </w:rPr>
        <w:t>The Lancet, 368</w:t>
      </w:r>
      <w:r>
        <w:rPr>
          <w:rFonts w:ascii="Times New Roman" w:eastAsia="Times New Roman" w:hAnsi="Times New Roman" w:cs="Times New Roman"/>
          <w:color w:val="000000"/>
          <w:sz w:val="24"/>
          <w:szCs w:val="24"/>
        </w:rPr>
        <w:t>(9549), 1810-1827.</w:t>
      </w:r>
    </w:p>
    <w:p w14:paraId="327B0502" w14:textId="77777777" w:rsidR="001111F5" w:rsidRDefault="001111F5" w:rsidP="001111F5">
      <w:pPr>
        <w:widowControl w:val="0"/>
        <w:pBdr>
          <w:top w:val="nil"/>
          <w:left w:val="nil"/>
          <w:bottom w:val="nil"/>
          <w:right w:val="nil"/>
          <w:between w:val="nil"/>
        </w:pBdr>
        <w:spacing w:after="0" w:line="480" w:lineRule="auto"/>
        <w:ind w:left="720" w:hanging="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Cohn, K. H. (2005). </w:t>
      </w:r>
      <w:r>
        <w:rPr>
          <w:rFonts w:ascii="Times New Roman" w:eastAsia="Times New Roman" w:hAnsi="Times New Roman" w:cs="Times New Roman"/>
          <w:i/>
          <w:iCs/>
          <w:color w:val="000000"/>
          <w:sz w:val="24"/>
          <w:szCs w:val="24"/>
        </w:rPr>
        <w:t>Better communication for better care: Mastering physician-administrator collaboration.</w:t>
      </w:r>
      <w:r>
        <w:rPr>
          <w:rFonts w:ascii="Times New Roman" w:eastAsia="Times New Roman" w:hAnsi="Times New Roman" w:cs="Times New Roman"/>
          <w:color w:val="000000"/>
          <w:sz w:val="24"/>
          <w:szCs w:val="24"/>
        </w:rPr>
        <w:t xml:space="preserve"> Health Administration Press.</w:t>
      </w:r>
    </w:p>
    <w:p w14:paraId="347BF0AC" w14:textId="77777777" w:rsidR="001111F5" w:rsidRDefault="001111F5" w:rsidP="001111F5">
      <w:pPr>
        <w:widowControl w:val="0"/>
        <w:pBdr>
          <w:top w:val="nil"/>
          <w:left w:val="nil"/>
          <w:bottom w:val="nil"/>
          <w:right w:val="nil"/>
          <w:between w:val="nil"/>
        </w:pBdr>
        <w:spacing w:after="0" w:line="480" w:lineRule="auto"/>
        <w:ind w:left="720" w:hanging="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Daft, R. L., &amp; Lengel, R. H. (1984). “Information richness: A new approach to managerial behaviour and organizational design,” In L. L. Cummings &amp; B. M. </w:t>
      </w:r>
      <w:proofErr w:type="spellStart"/>
      <w:r>
        <w:rPr>
          <w:rFonts w:ascii="Times New Roman" w:eastAsia="Times New Roman" w:hAnsi="Times New Roman" w:cs="Times New Roman"/>
          <w:color w:val="000000"/>
          <w:sz w:val="24"/>
          <w:szCs w:val="24"/>
        </w:rPr>
        <w:t>Staw</w:t>
      </w:r>
      <w:proofErr w:type="spellEnd"/>
      <w:r>
        <w:rPr>
          <w:rFonts w:ascii="Times New Roman" w:eastAsia="Times New Roman" w:hAnsi="Times New Roman" w:cs="Times New Roman"/>
          <w:color w:val="000000"/>
          <w:sz w:val="24"/>
          <w:szCs w:val="24"/>
        </w:rPr>
        <w:t xml:space="preserve"> (eds.) </w:t>
      </w:r>
      <w:r>
        <w:rPr>
          <w:rFonts w:ascii="Times New Roman" w:eastAsia="Times New Roman" w:hAnsi="Times New Roman" w:cs="Times New Roman"/>
          <w:i/>
          <w:iCs/>
          <w:color w:val="000000"/>
          <w:sz w:val="24"/>
          <w:szCs w:val="24"/>
        </w:rPr>
        <w:t>Research in organizational behaviour</w:t>
      </w:r>
      <w:r>
        <w:rPr>
          <w:rFonts w:ascii="Times New Roman" w:eastAsia="Times New Roman" w:hAnsi="Times New Roman" w:cs="Times New Roman"/>
          <w:color w:val="000000"/>
          <w:sz w:val="24"/>
          <w:szCs w:val="24"/>
        </w:rPr>
        <w:t xml:space="preserve"> (pp. 191-233). AI Press, Homewood, IL. </w:t>
      </w:r>
    </w:p>
    <w:p w14:paraId="11CCD340" w14:textId="77777777" w:rsidR="001111F5" w:rsidRDefault="001111F5" w:rsidP="001111F5">
      <w:pPr>
        <w:widowControl w:val="0"/>
        <w:pBdr>
          <w:top w:val="nil"/>
          <w:left w:val="nil"/>
          <w:bottom w:val="nil"/>
          <w:right w:val="nil"/>
          <w:between w:val="nil"/>
        </w:pBdr>
        <w:spacing w:after="0" w:line="480" w:lineRule="auto"/>
        <w:ind w:left="720" w:hanging="720"/>
        <w:jc w:val="both"/>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Ettema</w:t>
      </w:r>
      <w:proofErr w:type="spellEnd"/>
      <w:r>
        <w:rPr>
          <w:rFonts w:ascii="Times New Roman" w:eastAsia="Times New Roman" w:hAnsi="Times New Roman" w:cs="Times New Roman"/>
          <w:color w:val="000000"/>
          <w:sz w:val="24"/>
          <w:szCs w:val="24"/>
        </w:rPr>
        <w:t xml:space="preserve">, J. S., Brown, J. W., &amp; </w:t>
      </w:r>
      <w:proofErr w:type="spellStart"/>
      <w:r>
        <w:rPr>
          <w:rFonts w:ascii="Times New Roman" w:eastAsia="Times New Roman" w:hAnsi="Times New Roman" w:cs="Times New Roman"/>
          <w:color w:val="000000"/>
          <w:sz w:val="24"/>
          <w:szCs w:val="24"/>
        </w:rPr>
        <w:t>Luepker</w:t>
      </w:r>
      <w:proofErr w:type="spellEnd"/>
      <w:r>
        <w:rPr>
          <w:rFonts w:ascii="Times New Roman" w:eastAsia="Times New Roman" w:hAnsi="Times New Roman" w:cs="Times New Roman"/>
          <w:color w:val="000000"/>
          <w:sz w:val="24"/>
          <w:szCs w:val="24"/>
        </w:rPr>
        <w:t xml:space="preserve">, R. V. (1983). Knowledge gap effects in a health information campaign. </w:t>
      </w:r>
      <w:r>
        <w:rPr>
          <w:rFonts w:ascii="Times New Roman" w:eastAsia="Times New Roman" w:hAnsi="Times New Roman" w:cs="Times New Roman"/>
          <w:i/>
          <w:iCs/>
          <w:color w:val="000000"/>
          <w:sz w:val="24"/>
          <w:szCs w:val="24"/>
        </w:rPr>
        <w:t>The Public Opinion Quarterly, 47</w:t>
      </w:r>
      <w:r>
        <w:rPr>
          <w:rFonts w:ascii="Times New Roman" w:eastAsia="Times New Roman" w:hAnsi="Times New Roman" w:cs="Times New Roman"/>
          <w:color w:val="000000"/>
          <w:sz w:val="24"/>
          <w:szCs w:val="24"/>
        </w:rPr>
        <w:t xml:space="preserve">(4), 516-527. </w:t>
      </w:r>
    </w:p>
    <w:p w14:paraId="79D0ECC7" w14:textId="77777777" w:rsidR="001111F5" w:rsidRDefault="001111F5" w:rsidP="001111F5">
      <w:pPr>
        <w:widowControl w:val="0"/>
        <w:pBdr>
          <w:top w:val="nil"/>
          <w:left w:val="nil"/>
          <w:bottom w:val="nil"/>
          <w:right w:val="nil"/>
          <w:between w:val="nil"/>
        </w:pBdr>
        <w:spacing w:after="0" w:line="480" w:lineRule="auto"/>
        <w:ind w:left="720" w:hanging="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Federal Ministry of Health (Ethiopia). (2021). </w:t>
      </w:r>
      <w:r>
        <w:rPr>
          <w:rFonts w:ascii="Times New Roman" w:eastAsia="Times New Roman" w:hAnsi="Times New Roman" w:cs="Times New Roman"/>
          <w:i/>
          <w:iCs/>
          <w:color w:val="000000"/>
          <w:sz w:val="24"/>
          <w:szCs w:val="24"/>
        </w:rPr>
        <w:t>National family planning communication guidelines</w:t>
      </w:r>
      <w:r>
        <w:rPr>
          <w:rFonts w:ascii="Times New Roman" w:eastAsia="Times New Roman" w:hAnsi="Times New Roman" w:cs="Times New Roman"/>
          <w:color w:val="000000"/>
          <w:sz w:val="24"/>
          <w:szCs w:val="24"/>
        </w:rPr>
        <w:t xml:space="preserve">. Author. </w:t>
      </w:r>
    </w:p>
    <w:p w14:paraId="5F1886C7" w14:textId="77777777" w:rsidR="001111F5" w:rsidRDefault="001111F5" w:rsidP="001111F5">
      <w:pPr>
        <w:widowControl w:val="0"/>
        <w:pBdr>
          <w:top w:val="nil"/>
          <w:left w:val="nil"/>
          <w:bottom w:val="nil"/>
          <w:right w:val="nil"/>
          <w:between w:val="nil"/>
        </w:pBdr>
        <w:spacing w:after="0" w:line="480" w:lineRule="auto"/>
        <w:ind w:left="720" w:hanging="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Government of Kenya. (2017). </w:t>
      </w:r>
      <w:r>
        <w:rPr>
          <w:rFonts w:ascii="Times New Roman" w:eastAsia="Times New Roman" w:hAnsi="Times New Roman" w:cs="Times New Roman"/>
          <w:i/>
          <w:iCs/>
          <w:color w:val="000000"/>
          <w:sz w:val="24"/>
          <w:szCs w:val="24"/>
        </w:rPr>
        <w:t>Family planning 2020 commitment</w:t>
      </w:r>
      <w:r>
        <w:rPr>
          <w:rFonts w:ascii="Times New Roman" w:eastAsia="Times New Roman" w:hAnsi="Times New Roman" w:cs="Times New Roman"/>
          <w:color w:val="000000"/>
          <w:sz w:val="24"/>
          <w:szCs w:val="24"/>
        </w:rPr>
        <w:t xml:space="preserve">. </w:t>
      </w:r>
      <w:hyperlink r:id="rId27">
        <w:r>
          <w:rPr>
            <w:rFonts w:ascii="Times New Roman" w:eastAsia="Times New Roman" w:hAnsi="Times New Roman" w:cs="Times New Roman"/>
            <w:color w:val="0000FF"/>
            <w:sz w:val="24"/>
            <w:szCs w:val="24"/>
            <w:u w:val="single"/>
          </w:rPr>
          <w:t>https://fp2030.org/sites/default/files/Kenya_FP2020_Commitment_2017_1.pdf</w:t>
        </w:r>
      </w:hyperlink>
      <w:r>
        <w:rPr>
          <w:rFonts w:ascii="Times New Roman" w:eastAsia="Times New Roman" w:hAnsi="Times New Roman" w:cs="Times New Roman"/>
          <w:color w:val="000000"/>
          <w:sz w:val="24"/>
          <w:szCs w:val="24"/>
        </w:rPr>
        <w:t xml:space="preserve"> </w:t>
      </w:r>
    </w:p>
    <w:p w14:paraId="4AF75D21" w14:textId="77777777" w:rsidR="001111F5" w:rsidRDefault="001111F5" w:rsidP="001111F5">
      <w:pPr>
        <w:widowControl w:val="0"/>
        <w:pBdr>
          <w:top w:val="nil"/>
          <w:left w:val="nil"/>
          <w:bottom w:val="nil"/>
          <w:right w:val="nil"/>
          <w:between w:val="nil"/>
        </w:pBdr>
        <w:spacing w:after="0" w:line="480" w:lineRule="auto"/>
        <w:ind w:left="720" w:hanging="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Grant, C., &amp; Bhardwaj, M. (2016). </w:t>
      </w:r>
      <w:r>
        <w:rPr>
          <w:rFonts w:ascii="Times New Roman" w:eastAsia="Times New Roman" w:hAnsi="Times New Roman" w:cs="Times New Roman"/>
          <w:i/>
          <w:iCs/>
          <w:color w:val="000000"/>
          <w:sz w:val="24"/>
          <w:szCs w:val="24"/>
        </w:rPr>
        <w:t>Family planning communication</w:t>
      </w:r>
      <w:r>
        <w:rPr>
          <w:rFonts w:ascii="Times New Roman" w:eastAsia="Times New Roman" w:hAnsi="Times New Roman" w:cs="Times New Roman"/>
          <w:color w:val="000000"/>
          <w:sz w:val="24"/>
          <w:szCs w:val="24"/>
        </w:rPr>
        <w:t xml:space="preserve">. Institute of Development Studies. </w:t>
      </w:r>
    </w:p>
    <w:p w14:paraId="0EBC96DB" w14:textId="77777777" w:rsidR="001111F5" w:rsidRDefault="001111F5" w:rsidP="001111F5">
      <w:pPr>
        <w:widowControl w:val="0"/>
        <w:pBdr>
          <w:top w:val="nil"/>
          <w:left w:val="nil"/>
          <w:bottom w:val="nil"/>
          <w:right w:val="nil"/>
          <w:between w:val="nil"/>
        </w:pBdr>
        <w:spacing w:after="0" w:line="480" w:lineRule="auto"/>
        <w:ind w:left="720" w:hanging="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Griffin, E. A., Ledbetter, A., &amp; Sparks, G. (2014). </w:t>
      </w:r>
      <w:r>
        <w:rPr>
          <w:rFonts w:ascii="Times New Roman" w:eastAsia="Times New Roman" w:hAnsi="Times New Roman" w:cs="Times New Roman"/>
          <w:i/>
          <w:iCs/>
          <w:color w:val="000000"/>
          <w:sz w:val="24"/>
          <w:szCs w:val="24"/>
        </w:rPr>
        <w:t>A First Look at Communication Theory (9th ed.)</w:t>
      </w:r>
      <w:r>
        <w:rPr>
          <w:rFonts w:ascii="Times New Roman" w:eastAsia="Times New Roman" w:hAnsi="Times New Roman" w:cs="Times New Roman"/>
          <w:color w:val="000000"/>
          <w:sz w:val="24"/>
          <w:szCs w:val="24"/>
        </w:rPr>
        <w:t xml:space="preserve">: New York, USA: McGraw-Hill. </w:t>
      </w:r>
    </w:p>
    <w:p w14:paraId="73F3F731" w14:textId="77777777" w:rsidR="001111F5" w:rsidRDefault="001111F5" w:rsidP="001111F5">
      <w:pPr>
        <w:widowControl w:val="0"/>
        <w:pBdr>
          <w:top w:val="nil"/>
          <w:left w:val="nil"/>
          <w:bottom w:val="nil"/>
          <w:right w:val="nil"/>
          <w:between w:val="nil"/>
        </w:pBdr>
        <w:spacing w:after="0" w:line="480" w:lineRule="auto"/>
        <w:ind w:left="720" w:hanging="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Gupta, D., Jai, N., &amp; Yadav, S. J. (2021). Strategic communication in health and development: Concepts, applications and programming. </w:t>
      </w:r>
      <w:r>
        <w:rPr>
          <w:rFonts w:ascii="Times New Roman" w:eastAsia="Times New Roman" w:hAnsi="Times New Roman" w:cs="Times New Roman"/>
          <w:i/>
          <w:iCs/>
          <w:color w:val="000000"/>
          <w:sz w:val="24"/>
          <w:szCs w:val="24"/>
        </w:rPr>
        <w:t>The Journal of School Nursing, 23</w:t>
      </w:r>
      <w:r>
        <w:rPr>
          <w:rFonts w:ascii="Times New Roman" w:eastAsia="Times New Roman" w:hAnsi="Times New Roman" w:cs="Times New Roman"/>
          <w:color w:val="000000"/>
          <w:sz w:val="24"/>
          <w:szCs w:val="24"/>
        </w:rPr>
        <w:t xml:space="preserve">(1). </w:t>
      </w:r>
    </w:p>
    <w:p w14:paraId="715F165F" w14:textId="77777777" w:rsidR="001111F5" w:rsidRDefault="001111F5" w:rsidP="001111F5">
      <w:pPr>
        <w:widowControl w:val="0"/>
        <w:pBdr>
          <w:top w:val="nil"/>
          <w:left w:val="nil"/>
          <w:bottom w:val="nil"/>
          <w:right w:val="nil"/>
          <w:between w:val="nil"/>
        </w:pBdr>
        <w:spacing w:after="0" w:line="480" w:lineRule="auto"/>
        <w:ind w:left="720" w:hanging="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Harrington, E. K., McCoy, E. E., Drake, A. L., </w:t>
      </w:r>
      <w:proofErr w:type="spellStart"/>
      <w:r>
        <w:rPr>
          <w:rFonts w:ascii="Times New Roman" w:eastAsia="Times New Roman" w:hAnsi="Times New Roman" w:cs="Times New Roman"/>
          <w:color w:val="000000"/>
          <w:sz w:val="24"/>
          <w:szCs w:val="24"/>
        </w:rPr>
        <w:t>Matemo</w:t>
      </w:r>
      <w:proofErr w:type="spellEnd"/>
      <w:r>
        <w:rPr>
          <w:rFonts w:ascii="Times New Roman" w:eastAsia="Times New Roman" w:hAnsi="Times New Roman" w:cs="Times New Roman"/>
          <w:color w:val="000000"/>
          <w:sz w:val="24"/>
          <w:szCs w:val="24"/>
        </w:rPr>
        <w:t xml:space="preserve">, D., John-Stewart, G., Kinuthia, J., &amp; Unger, J. A. (2019). Engaging men in an mHealth approach to support postpartum family planning among couples in Kenya: A qualitative study. </w:t>
      </w:r>
      <w:r>
        <w:rPr>
          <w:rFonts w:ascii="Times New Roman" w:eastAsia="Times New Roman" w:hAnsi="Times New Roman" w:cs="Times New Roman"/>
          <w:i/>
          <w:iCs/>
          <w:color w:val="000000"/>
          <w:sz w:val="24"/>
          <w:szCs w:val="24"/>
        </w:rPr>
        <w:t>Reproductive Health, 16</w:t>
      </w:r>
      <w:r>
        <w:rPr>
          <w:rFonts w:ascii="Times New Roman" w:eastAsia="Times New Roman" w:hAnsi="Times New Roman" w:cs="Times New Roman"/>
          <w:color w:val="000000"/>
          <w:sz w:val="24"/>
          <w:szCs w:val="24"/>
        </w:rPr>
        <w:t xml:space="preserve">(17). </w:t>
      </w:r>
    </w:p>
    <w:p w14:paraId="67EA3937" w14:textId="77777777" w:rsidR="001111F5" w:rsidRDefault="001111F5" w:rsidP="001111F5">
      <w:pPr>
        <w:widowControl w:val="0"/>
        <w:pBdr>
          <w:top w:val="nil"/>
          <w:left w:val="nil"/>
          <w:bottom w:val="nil"/>
          <w:right w:val="nil"/>
          <w:between w:val="nil"/>
        </w:pBdr>
        <w:spacing w:after="0" w:line="480" w:lineRule="auto"/>
        <w:ind w:left="720" w:hanging="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Hu, Y., Huang, R., Ghose, B., &amp; Tang, S. (2020). SMS-based family planning communication and its association with modern contraception and maternal healthcare use in selected low-middle-income countries. </w:t>
      </w:r>
      <w:r>
        <w:rPr>
          <w:rFonts w:ascii="Times New Roman" w:eastAsia="Times New Roman" w:hAnsi="Times New Roman" w:cs="Times New Roman"/>
          <w:i/>
          <w:iCs/>
          <w:color w:val="000000"/>
          <w:sz w:val="24"/>
          <w:szCs w:val="24"/>
        </w:rPr>
        <w:t xml:space="preserve">BMC Medical Informatics and Decision Making, </w:t>
      </w:r>
      <w:r>
        <w:rPr>
          <w:rFonts w:ascii="Times New Roman" w:eastAsia="Times New Roman" w:hAnsi="Times New Roman" w:cs="Times New Roman"/>
          <w:i/>
          <w:iCs/>
          <w:color w:val="000000"/>
          <w:sz w:val="24"/>
          <w:szCs w:val="24"/>
        </w:rPr>
        <w:lastRenderedPageBreak/>
        <w:t>20</w:t>
      </w:r>
      <w:r>
        <w:rPr>
          <w:rFonts w:ascii="Times New Roman" w:eastAsia="Times New Roman" w:hAnsi="Times New Roman" w:cs="Times New Roman"/>
          <w:color w:val="000000"/>
          <w:sz w:val="24"/>
          <w:szCs w:val="24"/>
        </w:rPr>
        <w:t>(218).</w:t>
      </w:r>
    </w:p>
    <w:p w14:paraId="1FA1D2D1" w14:textId="77777777" w:rsidR="001111F5" w:rsidRDefault="001111F5" w:rsidP="001111F5">
      <w:pPr>
        <w:widowControl w:val="0"/>
        <w:pBdr>
          <w:top w:val="nil"/>
          <w:left w:val="nil"/>
          <w:bottom w:val="nil"/>
          <w:right w:val="nil"/>
          <w:between w:val="nil"/>
        </w:pBdr>
        <w:spacing w:after="0" w:line="480" w:lineRule="auto"/>
        <w:ind w:left="720" w:hanging="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Islam, M.R., Islam, M.A., &amp; </w:t>
      </w:r>
      <w:proofErr w:type="spellStart"/>
      <w:r>
        <w:rPr>
          <w:rFonts w:ascii="Times New Roman" w:eastAsia="Times New Roman" w:hAnsi="Times New Roman" w:cs="Times New Roman"/>
          <w:color w:val="000000"/>
          <w:sz w:val="24"/>
          <w:szCs w:val="24"/>
        </w:rPr>
        <w:t>Banowary</w:t>
      </w:r>
      <w:proofErr w:type="spellEnd"/>
      <w:r>
        <w:rPr>
          <w:rFonts w:ascii="Times New Roman" w:eastAsia="Times New Roman" w:hAnsi="Times New Roman" w:cs="Times New Roman"/>
          <w:color w:val="000000"/>
          <w:sz w:val="24"/>
          <w:szCs w:val="24"/>
        </w:rPr>
        <w:t xml:space="preserve">, B. (2008). Determinants of exposure to mass media family planning messages among indigenous people in Bangladesh: A study on the Garo. </w:t>
      </w:r>
      <w:r>
        <w:rPr>
          <w:rFonts w:ascii="Times New Roman" w:eastAsia="Times New Roman" w:hAnsi="Times New Roman" w:cs="Times New Roman"/>
          <w:i/>
          <w:iCs/>
          <w:color w:val="000000"/>
          <w:sz w:val="24"/>
          <w:szCs w:val="24"/>
        </w:rPr>
        <w:t xml:space="preserve">B.J </w:t>
      </w:r>
      <w:proofErr w:type="spellStart"/>
      <w:r>
        <w:rPr>
          <w:rFonts w:ascii="Times New Roman" w:eastAsia="Times New Roman" w:hAnsi="Times New Roman" w:cs="Times New Roman"/>
          <w:i/>
          <w:iCs/>
          <w:color w:val="000000"/>
          <w:sz w:val="24"/>
          <w:szCs w:val="24"/>
        </w:rPr>
        <w:t>Biosoc</w:t>
      </w:r>
      <w:proofErr w:type="spellEnd"/>
      <w:r>
        <w:rPr>
          <w:rFonts w:ascii="Times New Roman" w:eastAsia="Times New Roman" w:hAnsi="Times New Roman" w:cs="Times New Roman"/>
          <w:i/>
          <w:iCs/>
          <w:color w:val="000000"/>
          <w:sz w:val="24"/>
          <w:szCs w:val="24"/>
        </w:rPr>
        <w:t xml:space="preserve"> Sci. 41</w:t>
      </w:r>
      <w:r>
        <w:rPr>
          <w:rFonts w:ascii="Times New Roman" w:eastAsia="Times New Roman" w:hAnsi="Times New Roman" w:cs="Times New Roman"/>
          <w:color w:val="000000"/>
          <w:sz w:val="24"/>
          <w:szCs w:val="24"/>
        </w:rPr>
        <w:t>(2), 221-9.</w:t>
      </w:r>
    </w:p>
    <w:p w14:paraId="1E215B9E" w14:textId="77777777" w:rsidR="001111F5" w:rsidRDefault="001111F5" w:rsidP="001111F5">
      <w:pPr>
        <w:widowControl w:val="0"/>
        <w:pBdr>
          <w:top w:val="nil"/>
          <w:left w:val="nil"/>
          <w:bottom w:val="nil"/>
          <w:right w:val="nil"/>
          <w:between w:val="nil"/>
        </w:pBdr>
        <w:spacing w:after="0" w:line="480" w:lineRule="auto"/>
        <w:ind w:left="720" w:hanging="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Johnson, B.R., Onwuegbuzie, A.J., &amp; Turner, L.A. (2007). Toward a definition of mixed methods research. </w:t>
      </w:r>
      <w:r>
        <w:rPr>
          <w:rFonts w:ascii="Times New Roman" w:eastAsia="Times New Roman" w:hAnsi="Times New Roman" w:cs="Times New Roman"/>
          <w:i/>
          <w:iCs/>
          <w:color w:val="000000"/>
          <w:sz w:val="24"/>
          <w:szCs w:val="24"/>
        </w:rPr>
        <w:t>Journal of Mixed Methods Research,</w:t>
      </w:r>
      <w:r>
        <w:rPr>
          <w:rFonts w:ascii="Times New Roman" w:eastAsia="Times New Roman" w:hAnsi="Times New Roman" w:cs="Times New Roman"/>
          <w:color w:val="000000"/>
          <w:sz w:val="24"/>
          <w:szCs w:val="24"/>
        </w:rPr>
        <w:t xml:space="preserve"> 1, 112–133.</w:t>
      </w:r>
    </w:p>
    <w:p w14:paraId="00C47F04" w14:textId="77777777" w:rsidR="001111F5" w:rsidRDefault="001111F5" w:rsidP="001111F5">
      <w:pPr>
        <w:widowControl w:val="0"/>
        <w:pBdr>
          <w:top w:val="nil"/>
          <w:left w:val="nil"/>
          <w:bottom w:val="nil"/>
          <w:right w:val="nil"/>
          <w:between w:val="nil"/>
        </w:pBdr>
        <w:spacing w:after="0" w:line="480" w:lineRule="auto"/>
        <w:ind w:left="720" w:hanging="720"/>
        <w:jc w:val="both"/>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Kamunyango</w:t>
      </w:r>
      <w:proofErr w:type="spellEnd"/>
      <w:r>
        <w:rPr>
          <w:rFonts w:ascii="Times New Roman" w:eastAsia="Times New Roman" w:hAnsi="Times New Roman" w:cs="Times New Roman"/>
          <w:color w:val="000000"/>
          <w:sz w:val="24"/>
          <w:szCs w:val="24"/>
        </w:rPr>
        <w:t xml:space="preserve">, A., Hou, W-H., &amp; Li, C-Y. (2020). Trends and contributing factors to contraceptive use in Kenya: A large population-based survey 1989 to 2014. </w:t>
      </w:r>
      <w:r>
        <w:rPr>
          <w:rFonts w:ascii="Times New Roman" w:eastAsia="Times New Roman" w:hAnsi="Times New Roman" w:cs="Times New Roman"/>
          <w:i/>
          <w:iCs/>
          <w:color w:val="000000"/>
          <w:sz w:val="24"/>
          <w:szCs w:val="24"/>
        </w:rPr>
        <w:t>International Journal of Environmental Research and Public Health, 17</w:t>
      </w:r>
      <w:r>
        <w:rPr>
          <w:rFonts w:ascii="Times New Roman" w:eastAsia="Times New Roman" w:hAnsi="Times New Roman" w:cs="Times New Roman"/>
          <w:color w:val="000000"/>
          <w:sz w:val="24"/>
          <w:szCs w:val="24"/>
        </w:rPr>
        <w:t xml:space="preserve">(19), 7065. </w:t>
      </w:r>
    </w:p>
    <w:p w14:paraId="0D495BED" w14:textId="77777777" w:rsidR="001111F5" w:rsidRDefault="001111F5" w:rsidP="001111F5">
      <w:pPr>
        <w:widowControl w:val="0"/>
        <w:pBdr>
          <w:top w:val="nil"/>
          <w:left w:val="nil"/>
          <w:bottom w:val="nil"/>
          <w:right w:val="nil"/>
          <w:between w:val="nil"/>
        </w:pBdr>
        <w:spacing w:after="0" w:line="480" w:lineRule="auto"/>
        <w:ind w:left="720" w:hanging="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Kim, Y. M., Odallo, D., Thuo, M., &amp; Kols, A. (1999). Client participation and provider communication in family planning counselling: Transcript analysis in Kenya. </w:t>
      </w:r>
      <w:r>
        <w:rPr>
          <w:rFonts w:ascii="Times New Roman" w:eastAsia="Times New Roman" w:hAnsi="Times New Roman" w:cs="Times New Roman"/>
          <w:i/>
          <w:iCs/>
          <w:color w:val="000000"/>
          <w:sz w:val="24"/>
          <w:szCs w:val="24"/>
        </w:rPr>
        <w:t>Health Communication, 11</w:t>
      </w:r>
      <w:r>
        <w:rPr>
          <w:rFonts w:ascii="Times New Roman" w:eastAsia="Times New Roman" w:hAnsi="Times New Roman" w:cs="Times New Roman"/>
          <w:color w:val="000000"/>
          <w:sz w:val="24"/>
          <w:szCs w:val="24"/>
        </w:rPr>
        <w:t xml:space="preserve">(1). </w:t>
      </w:r>
    </w:p>
    <w:p w14:paraId="525851AA" w14:textId="77777777" w:rsidR="001111F5" w:rsidRDefault="001111F5" w:rsidP="001111F5">
      <w:pPr>
        <w:widowControl w:val="0"/>
        <w:pBdr>
          <w:top w:val="nil"/>
          <w:left w:val="nil"/>
          <w:bottom w:val="nil"/>
          <w:right w:val="nil"/>
          <w:between w:val="nil"/>
        </w:pBdr>
        <w:spacing w:after="0" w:line="480" w:lineRule="auto"/>
        <w:ind w:left="720" w:hanging="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KNBS. (2022). 2022 KDHS. </w:t>
      </w:r>
      <w:hyperlink r:id="rId28">
        <w:r>
          <w:rPr>
            <w:rFonts w:ascii="Times New Roman" w:eastAsia="Times New Roman" w:hAnsi="Times New Roman" w:cs="Times New Roman"/>
            <w:color w:val="0000FF"/>
            <w:sz w:val="24"/>
            <w:szCs w:val="24"/>
            <w:u w:val="single"/>
          </w:rPr>
          <w:t>https://dhsprogram.com/pubs/pdf/GF57/GF57Mandera.pdf</w:t>
        </w:r>
      </w:hyperlink>
      <w:r>
        <w:rPr>
          <w:rFonts w:ascii="Times New Roman" w:eastAsia="Times New Roman" w:hAnsi="Times New Roman" w:cs="Times New Roman"/>
          <w:color w:val="000000"/>
          <w:sz w:val="24"/>
          <w:szCs w:val="24"/>
        </w:rPr>
        <w:t xml:space="preserve"> </w:t>
      </w:r>
    </w:p>
    <w:p w14:paraId="2141BF70" w14:textId="77777777" w:rsidR="001111F5" w:rsidRDefault="001111F5" w:rsidP="001111F5">
      <w:pPr>
        <w:widowControl w:val="0"/>
        <w:pBdr>
          <w:top w:val="nil"/>
          <w:left w:val="nil"/>
          <w:bottom w:val="nil"/>
          <w:right w:val="nil"/>
          <w:between w:val="nil"/>
        </w:pBdr>
        <w:spacing w:after="0" w:line="480" w:lineRule="auto"/>
        <w:ind w:left="720" w:hanging="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Krenn, S., Cobb, L., Babalola, S., Odeku, M., &amp; </w:t>
      </w:r>
      <w:proofErr w:type="spellStart"/>
      <w:r>
        <w:rPr>
          <w:rFonts w:ascii="Times New Roman" w:eastAsia="Times New Roman" w:hAnsi="Times New Roman" w:cs="Times New Roman"/>
          <w:color w:val="000000"/>
          <w:sz w:val="24"/>
          <w:szCs w:val="24"/>
        </w:rPr>
        <w:t>Kusemiju</w:t>
      </w:r>
      <w:proofErr w:type="spellEnd"/>
      <w:r>
        <w:rPr>
          <w:rFonts w:ascii="Times New Roman" w:eastAsia="Times New Roman" w:hAnsi="Times New Roman" w:cs="Times New Roman"/>
          <w:color w:val="000000"/>
          <w:sz w:val="24"/>
          <w:szCs w:val="24"/>
        </w:rPr>
        <w:t xml:space="preserve">, B. (2014). Using behaviour change communication to lead a comprehensive family planning program: The Nigerian Urban Reproductive Health Initiative. </w:t>
      </w:r>
      <w:r>
        <w:rPr>
          <w:rFonts w:ascii="Times New Roman" w:eastAsia="Times New Roman" w:hAnsi="Times New Roman" w:cs="Times New Roman"/>
          <w:i/>
          <w:iCs/>
          <w:color w:val="000000"/>
          <w:sz w:val="24"/>
          <w:szCs w:val="24"/>
        </w:rPr>
        <w:t>Global Health: Science and Practice, 2</w:t>
      </w:r>
      <w:r>
        <w:rPr>
          <w:rFonts w:ascii="Times New Roman" w:eastAsia="Times New Roman" w:hAnsi="Times New Roman" w:cs="Times New Roman"/>
          <w:color w:val="000000"/>
          <w:sz w:val="24"/>
          <w:szCs w:val="24"/>
        </w:rPr>
        <w:t xml:space="preserve">(4), 427–443. </w:t>
      </w:r>
    </w:p>
    <w:p w14:paraId="7259F138" w14:textId="77777777" w:rsidR="001111F5" w:rsidRDefault="001111F5" w:rsidP="001111F5">
      <w:pPr>
        <w:widowControl w:val="0"/>
        <w:pBdr>
          <w:top w:val="nil"/>
          <w:left w:val="nil"/>
          <w:bottom w:val="nil"/>
          <w:right w:val="nil"/>
          <w:between w:val="nil"/>
        </w:pBdr>
        <w:spacing w:after="0" w:line="480" w:lineRule="auto"/>
        <w:ind w:left="720" w:hanging="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Lasee, A., &amp; Becker, S. (1997). Husband-wife communication about family planning and contraceptive use in Kenya. </w:t>
      </w:r>
      <w:r>
        <w:rPr>
          <w:rFonts w:ascii="Times New Roman" w:eastAsia="Times New Roman" w:hAnsi="Times New Roman" w:cs="Times New Roman"/>
          <w:i/>
          <w:iCs/>
          <w:color w:val="000000"/>
          <w:sz w:val="24"/>
          <w:szCs w:val="24"/>
        </w:rPr>
        <w:t>International Family Planning Perspectives, 23</w:t>
      </w:r>
      <w:r>
        <w:rPr>
          <w:rFonts w:ascii="Times New Roman" w:eastAsia="Times New Roman" w:hAnsi="Times New Roman" w:cs="Times New Roman"/>
          <w:color w:val="000000"/>
          <w:sz w:val="24"/>
          <w:szCs w:val="24"/>
        </w:rPr>
        <w:t xml:space="preserve">, 15-20. </w:t>
      </w:r>
    </w:p>
    <w:p w14:paraId="7F87E0C2" w14:textId="77777777" w:rsidR="001111F5" w:rsidRDefault="001111F5" w:rsidP="001111F5">
      <w:pPr>
        <w:widowControl w:val="0"/>
        <w:pBdr>
          <w:top w:val="nil"/>
          <w:left w:val="nil"/>
          <w:bottom w:val="nil"/>
          <w:right w:val="nil"/>
          <w:between w:val="nil"/>
        </w:pBdr>
        <w:spacing w:after="0" w:line="480" w:lineRule="auto"/>
        <w:ind w:left="720" w:hanging="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Leyton, A., &amp; Hutchinson, P. (2020). The use of branding strategies to increase the uptake of modern contraception among Kenyan youth. </w:t>
      </w:r>
      <w:r>
        <w:rPr>
          <w:rFonts w:ascii="Times New Roman" w:eastAsia="Times New Roman" w:hAnsi="Times New Roman" w:cs="Times New Roman"/>
          <w:i/>
          <w:iCs/>
          <w:color w:val="000000"/>
          <w:sz w:val="24"/>
          <w:szCs w:val="24"/>
        </w:rPr>
        <w:t>International Journal of Market Research, 63</w:t>
      </w:r>
      <w:r>
        <w:rPr>
          <w:rFonts w:ascii="Times New Roman" w:eastAsia="Times New Roman" w:hAnsi="Times New Roman" w:cs="Times New Roman"/>
          <w:color w:val="000000"/>
          <w:sz w:val="24"/>
          <w:szCs w:val="24"/>
        </w:rPr>
        <w:t xml:space="preserve">(1), 15-26. </w:t>
      </w:r>
    </w:p>
    <w:p w14:paraId="1AC67694" w14:textId="77777777" w:rsidR="001111F5" w:rsidRDefault="001111F5" w:rsidP="001111F5">
      <w:pPr>
        <w:widowControl w:val="0"/>
        <w:pBdr>
          <w:top w:val="nil"/>
          <w:left w:val="nil"/>
          <w:bottom w:val="nil"/>
          <w:right w:val="nil"/>
          <w:between w:val="nil"/>
        </w:pBdr>
        <w:spacing w:after="0" w:line="480" w:lineRule="auto"/>
        <w:ind w:left="720" w:hanging="720"/>
        <w:jc w:val="both"/>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Malikhao</w:t>
      </w:r>
      <w:proofErr w:type="spellEnd"/>
      <w:r>
        <w:rPr>
          <w:rFonts w:ascii="Times New Roman" w:eastAsia="Times New Roman" w:hAnsi="Times New Roman" w:cs="Times New Roman"/>
          <w:color w:val="000000"/>
          <w:sz w:val="24"/>
          <w:szCs w:val="24"/>
        </w:rPr>
        <w:t xml:space="preserve">, P. (2020). Health communication: Approaches, strategies, and ways to sustainability on health and health for all. In, </w:t>
      </w:r>
      <w:r>
        <w:rPr>
          <w:rFonts w:ascii="Times New Roman" w:eastAsia="Times New Roman" w:hAnsi="Times New Roman" w:cs="Times New Roman"/>
          <w:i/>
          <w:iCs/>
          <w:color w:val="000000"/>
          <w:sz w:val="24"/>
          <w:szCs w:val="24"/>
        </w:rPr>
        <w:t>Handbook of communication for development and social change</w:t>
      </w:r>
      <w:r>
        <w:rPr>
          <w:rFonts w:ascii="Times New Roman" w:eastAsia="Times New Roman" w:hAnsi="Times New Roman" w:cs="Times New Roman"/>
          <w:color w:val="000000"/>
          <w:sz w:val="24"/>
          <w:szCs w:val="24"/>
        </w:rPr>
        <w:t xml:space="preserve"> (pp. 1015-1037).  Springer Nature. </w:t>
      </w:r>
    </w:p>
    <w:p w14:paraId="4ABFC83C" w14:textId="77777777" w:rsidR="001111F5" w:rsidRDefault="001111F5" w:rsidP="001111F5">
      <w:pPr>
        <w:widowControl w:val="0"/>
        <w:pBdr>
          <w:top w:val="nil"/>
          <w:left w:val="nil"/>
          <w:bottom w:val="nil"/>
          <w:right w:val="nil"/>
          <w:between w:val="nil"/>
        </w:pBdr>
        <w:spacing w:after="0" w:line="480" w:lineRule="auto"/>
        <w:ind w:left="720" w:hanging="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Miller, G. R., &amp; Steinberg, M. (1975). </w:t>
      </w:r>
      <w:r>
        <w:rPr>
          <w:rFonts w:ascii="Times New Roman" w:eastAsia="Times New Roman" w:hAnsi="Times New Roman" w:cs="Times New Roman"/>
          <w:i/>
          <w:iCs/>
          <w:color w:val="000000"/>
          <w:sz w:val="24"/>
          <w:szCs w:val="24"/>
        </w:rPr>
        <w:t xml:space="preserve">Between people: A new analysis of interpersonal </w:t>
      </w:r>
      <w:r>
        <w:rPr>
          <w:rFonts w:ascii="Times New Roman" w:eastAsia="Times New Roman" w:hAnsi="Times New Roman" w:cs="Times New Roman"/>
          <w:i/>
          <w:iCs/>
          <w:color w:val="000000"/>
          <w:sz w:val="24"/>
          <w:szCs w:val="24"/>
        </w:rPr>
        <w:lastRenderedPageBreak/>
        <w:t>communication</w:t>
      </w:r>
      <w:r>
        <w:rPr>
          <w:rFonts w:ascii="Times New Roman" w:eastAsia="Times New Roman" w:hAnsi="Times New Roman" w:cs="Times New Roman"/>
          <w:color w:val="000000"/>
          <w:sz w:val="24"/>
          <w:szCs w:val="24"/>
        </w:rPr>
        <w:t xml:space="preserve">. Science Research Associates. </w:t>
      </w:r>
    </w:p>
    <w:p w14:paraId="3A716FAD" w14:textId="77777777" w:rsidR="001111F5" w:rsidRDefault="001111F5" w:rsidP="001111F5">
      <w:pPr>
        <w:widowControl w:val="0"/>
        <w:pBdr>
          <w:top w:val="nil"/>
          <w:left w:val="nil"/>
          <w:bottom w:val="nil"/>
          <w:right w:val="nil"/>
          <w:between w:val="nil"/>
        </w:pBdr>
        <w:spacing w:after="0" w:line="480" w:lineRule="auto"/>
        <w:ind w:left="720" w:hanging="720"/>
        <w:jc w:val="both"/>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Mwaikambo</w:t>
      </w:r>
      <w:proofErr w:type="spellEnd"/>
      <w:r>
        <w:rPr>
          <w:rFonts w:ascii="Times New Roman" w:eastAsia="Times New Roman" w:hAnsi="Times New Roman" w:cs="Times New Roman"/>
          <w:color w:val="000000"/>
          <w:sz w:val="24"/>
          <w:szCs w:val="24"/>
        </w:rPr>
        <w:t xml:space="preserve">, L., Speizer, I., Schurmann, A., Morgan, G., &amp; Fikree, F. (2011). What works in family planning interventions: A systematic review? </w:t>
      </w:r>
      <w:r>
        <w:rPr>
          <w:rFonts w:ascii="Times New Roman" w:eastAsia="Times New Roman" w:hAnsi="Times New Roman" w:cs="Times New Roman"/>
          <w:i/>
          <w:iCs/>
          <w:color w:val="000000"/>
          <w:sz w:val="24"/>
          <w:szCs w:val="24"/>
        </w:rPr>
        <w:t>Studies in Family Planning, 42</w:t>
      </w:r>
      <w:r>
        <w:rPr>
          <w:rFonts w:ascii="Times New Roman" w:eastAsia="Times New Roman" w:hAnsi="Times New Roman" w:cs="Times New Roman"/>
          <w:color w:val="000000"/>
          <w:sz w:val="24"/>
          <w:szCs w:val="24"/>
        </w:rPr>
        <w:t xml:space="preserve">(2), 67–82. </w:t>
      </w:r>
    </w:p>
    <w:p w14:paraId="2CD61D6F" w14:textId="77777777" w:rsidR="001111F5" w:rsidRDefault="001111F5" w:rsidP="001111F5">
      <w:pPr>
        <w:widowControl w:val="0"/>
        <w:pBdr>
          <w:top w:val="nil"/>
          <w:left w:val="nil"/>
          <w:bottom w:val="nil"/>
          <w:right w:val="nil"/>
          <w:between w:val="nil"/>
        </w:pBdr>
        <w:spacing w:after="0" w:line="480" w:lineRule="auto"/>
        <w:ind w:left="720" w:hanging="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Ng, K. Y. N. (2020). The moderating role of trust and the theory of reasoned action. </w:t>
      </w:r>
      <w:r>
        <w:rPr>
          <w:rFonts w:ascii="Times New Roman" w:eastAsia="Times New Roman" w:hAnsi="Times New Roman" w:cs="Times New Roman"/>
          <w:i/>
          <w:iCs/>
          <w:color w:val="000000"/>
          <w:sz w:val="24"/>
          <w:szCs w:val="24"/>
        </w:rPr>
        <w:t>Journal of Knowledge Management, 24</w:t>
      </w:r>
      <w:r>
        <w:rPr>
          <w:rFonts w:ascii="Times New Roman" w:eastAsia="Times New Roman" w:hAnsi="Times New Roman" w:cs="Times New Roman"/>
          <w:color w:val="000000"/>
          <w:sz w:val="24"/>
          <w:szCs w:val="24"/>
        </w:rPr>
        <w:t xml:space="preserve">(6), 1221-1240. </w:t>
      </w:r>
    </w:p>
    <w:p w14:paraId="2D340025" w14:textId="77777777" w:rsidR="001111F5" w:rsidRDefault="001111F5" w:rsidP="001111F5">
      <w:pPr>
        <w:widowControl w:val="0"/>
        <w:pBdr>
          <w:top w:val="nil"/>
          <w:left w:val="nil"/>
          <w:bottom w:val="nil"/>
          <w:right w:val="nil"/>
          <w:between w:val="nil"/>
        </w:pBdr>
        <w:spacing w:after="0" w:line="480" w:lineRule="auto"/>
        <w:ind w:left="720" w:hanging="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Patrick, K. T. (2013). Impediments to media communication of social change in family planning and reproductive health: Experiences from East Africa. </w:t>
      </w:r>
      <w:r>
        <w:rPr>
          <w:rFonts w:ascii="Times New Roman" w:eastAsia="Times New Roman" w:hAnsi="Times New Roman" w:cs="Times New Roman"/>
          <w:i/>
          <w:iCs/>
          <w:color w:val="000000"/>
          <w:sz w:val="24"/>
          <w:szCs w:val="24"/>
        </w:rPr>
        <w:t>African Journal of Reproductive Health, 17</w:t>
      </w:r>
      <w:r>
        <w:rPr>
          <w:rFonts w:ascii="Times New Roman" w:eastAsia="Times New Roman" w:hAnsi="Times New Roman" w:cs="Times New Roman"/>
          <w:color w:val="000000"/>
          <w:sz w:val="24"/>
          <w:szCs w:val="24"/>
        </w:rPr>
        <w:t xml:space="preserve">(3), 70-78. </w:t>
      </w:r>
    </w:p>
    <w:p w14:paraId="3EF65698" w14:textId="77777777" w:rsidR="001111F5" w:rsidRDefault="001111F5" w:rsidP="001111F5">
      <w:pPr>
        <w:widowControl w:val="0"/>
        <w:pBdr>
          <w:top w:val="nil"/>
          <w:left w:val="nil"/>
          <w:bottom w:val="nil"/>
          <w:right w:val="nil"/>
          <w:between w:val="nil"/>
        </w:pBdr>
        <w:spacing w:after="0" w:line="480" w:lineRule="auto"/>
        <w:ind w:left="720" w:hanging="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Rimal, R. N., Sripad, P., Speizer, I. S., &amp; Calhoun, L. M. (2015). Interpersonal communication as an agent of normative influence: A mixed method study among the urban poor in India. </w:t>
      </w:r>
      <w:r>
        <w:rPr>
          <w:rFonts w:ascii="Times New Roman" w:eastAsia="Times New Roman" w:hAnsi="Times New Roman" w:cs="Times New Roman"/>
          <w:i/>
          <w:iCs/>
          <w:color w:val="000000"/>
          <w:sz w:val="24"/>
          <w:szCs w:val="24"/>
        </w:rPr>
        <w:t>Reproductive Health, 12</w:t>
      </w:r>
      <w:r>
        <w:rPr>
          <w:rFonts w:ascii="Times New Roman" w:eastAsia="Times New Roman" w:hAnsi="Times New Roman" w:cs="Times New Roman"/>
          <w:color w:val="000000"/>
          <w:sz w:val="24"/>
          <w:szCs w:val="24"/>
        </w:rPr>
        <w:t xml:space="preserve">(71). </w:t>
      </w:r>
    </w:p>
    <w:p w14:paraId="0B64E62E" w14:textId="77777777" w:rsidR="001111F5" w:rsidRDefault="001111F5" w:rsidP="001111F5">
      <w:pPr>
        <w:widowControl w:val="0"/>
        <w:pBdr>
          <w:top w:val="nil"/>
          <w:left w:val="nil"/>
          <w:bottom w:val="nil"/>
          <w:right w:val="nil"/>
          <w:between w:val="nil"/>
        </w:pBdr>
        <w:spacing w:after="0" w:line="480" w:lineRule="auto"/>
        <w:ind w:left="720" w:hanging="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Schiavo, R. (2016). The importance of community-based communication for health and social change. </w:t>
      </w:r>
      <w:r>
        <w:rPr>
          <w:rFonts w:ascii="Times New Roman" w:eastAsia="Times New Roman" w:hAnsi="Times New Roman" w:cs="Times New Roman"/>
          <w:i/>
          <w:iCs/>
          <w:color w:val="000000"/>
          <w:sz w:val="24"/>
          <w:szCs w:val="24"/>
        </w:rPr>
        <w:t>Journal of Communication in Healthcare, 9</w:t>
      </w:r>
      <w:r>
        <w:rPr>
          <w:rFonts w:ascii="Times New Roman" w:eastAsia="Times New Roman" w:hAnsi="Times New Roman" w:cs="Times New Roman"/>
          <w:color w:val="000000"/>
          <w:sz w:val="24"/>
          <w:szCs w:val="24"/>
        </w:rPr>
        <w:t xml:space="preserve">(1), 1-3. </w:t>
      </w:r>
    </w:p>
    <w:p w14:paraId="38DF27D6" w14:textId="77777777" w:rsidR="001111F5" w:rsidRDefault="001111F5" w:rsidP="001111F5">
      <w:pPr>
        <w:widowControl w:val="0"/>
        <w:pBdr>
          <w:top w:val="nil"/>
          <w:left w:val="nil"/>
          <w:bottom w:val="nil"/>
          <w:right w:val="nil"/>
          <w:between w:val="nil"/>
        </w:pBdr>
        <w:spacing w:after="0" w:line="48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Setia, M. S. (2016). Methodology Series Module 3: Cross-sectional Studies. </w:t>
      </w:r>
      <w:r>
        <w:rPr>
          <w:rFonts w:ascii="Times New Roman" w:eastAsia="Times New Roman" w:hAnsi="Times New Roman" w:cs="Times New Roman"/>
          <w:i/>
          <w:iCs/>
          <w:sz w:val="24"/>
          <w:szCs w:val="24"/>
        </w:rPr>
        <w:t>Indian Journal of Dermatology,</w:t>
      </w:r>
      <w:r>
        <w:rPr>
          <w:rFonts w:ascii="Times New Roman" w:eastAsia="Times New Roman" w:hAnsi="Times New Roman" w:cs="Times New Roman"/>
          <w:sz w:val="24"/>
          <w:szCs w:val="24"/>
        </w:rPr>
        <w:t xml:space="preserve"> 61(3), 261-264. https://pmc.ncbi.nlm.nih.gov/articles/PMC4885177/</w:t>
      </w:r>
    </w:p>
    <w:p w14:paraId="64080E43" w14:textId="77777777" w:rsidR="001111F5" w:rsidRDefault="001111F5" w:rsidP="001111F5">
      <w:pPr>
        <w:widowControl w:val="0"/>
        <w:pBdr>
          <w:top w:val="nil"/>
          <w:left w:val="nil"/>
          <w:bottom w:val="nil"/>
          <w:right w:val="nil"/>
          <w:between w:val="nil"/>
        </w:pBdr>
        <w:spacing w:after="0" w:line="480" w:lineRule="auto"/>
        <w:ind w:left="720" w:hanging="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Sheer, V. C. (2020). Media Richness Theory. </w:t>
      </w:r>
      <w:r>
        <w:rPr>
          <w:rFonts w:ascii="Times New Roman" w:eastAsia="Times New Roman" w:hAnsi="Times New Roman" w:cs="Times New Roman"/>
          <w:i/>
          <w:iCs/>
          <w:color w:val="000000"/>
          <w:sz w:val="24"/>
          <w:szCs w:val="24"/>
        </w:rPr>
        <w:t>The international encyclopaedia of</w:t>
      </w:r>
      <w:r>
        <w:rPr>
          <w:rFonts w:ascii="Times New Roman" w:eastAsia="Times New Roman" w:hAnsi="Times New Roman" w:cs="Times New Roman"/>
          <w:b/>
          <w:bCs/>
          <w:i/>
          <w:iCs/>
          <w:color w:val="000000"/>
          <w:sz w:val="24"/>
          <w:szCs w:val="24"/>
        </w:rPr>
        <w:t xml:space="preserve"> </w:t>
      </w:r>
      <w:r>
        <w:rPr>
          <w:rFonts w:ascii="Times New Roman" w:eastAsia="Times New Roman" w:hAnsi="Times New Roman" w:cs="Times New Roman"/>
          <w:i/>
          <w:iCs/>
          <w:color w:val="000000"/>
          <w:sz w:val="24"/>
          <w:szCs w:val="24"/>
        </w:rPr>
        <w:t>media psychology</w:t>
      </w:r>
      <w:r>
        <w:rPr>
          <w:rFonts w:ascii="Times New Roman" w:eastAsia="Times New Roman" w:hAnsi="Times New Roman" w:cs="Times New Roman"/>
          <w:color w:val="000000"/>
          <w:sz w:val="24"/>
          <w:szCs w:val="24"/>
        </w:rPr>
        <w:t xml:space="preserve">. Wiley. </w:t>
      </w:r>
    </w:p>
    <w:p w14:paraId="24181228" w14:textId="77777777" w:rsidR="001111F5" w:rsidRDefault="001111F5" w:rsidP="001111F5">
      <w:pPr>
        <w:widowControl w:val="0"/>
        <w:pBdr>
          <w:top w:val="nil"/>
          <w:left w:val="nil"/>
          <w:bottom w:val="nil"/>
          <w:right w:val="nil"/>
          <w:between w:val="nil"/>
        </w:pBdr>
        <w:spacing w:after="0" w:line="480" w:lineRule="auto"/>
        <w:ind w:left="720" w:hanging="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Shemu, P. L., Ahmad, N., Lim, P. Y., &amp; Suchi, P. M. (2022). Determinants of the use of family planning methods among rural women in Plateau State, Nigeria. </w:t>
      </w:r>
      <w:r>
        <w:rPr>
          <w:rFonts w:ascii="Times New Roman" w:eastAsia="Times New Roman" w:hAnsi="Times New Roman" w:cs="Times New Roman"/>
          <w:i/>
          <w:iCs/>
          <w:color w:val="000000"/>
          <w:sz w:val="24"/>
          <w:szCs w:val="24"/>
        </w:rPr>
        <w:t>African Journal of Reproductive Health, 26</w:t>
      </w:r>
      <w:r>
        <w:rPr>
          <w:rFonts w:ascii="Times New Roman" w:eastAsia="Times New Roman" w:hAnsi="Times New Roman" w:cs="Times New Roman"/>
          <w:color w:val="000000"/>
          <w:sz w:val="24"/>
          <w:szCs w:val="24"/>
        </w:rPr>
        <w:t>(4), 32-41.</w:t>
      </w:r>
    </w:p>
    <w:p w14:paraId="4A7D5F00" w14:textId="77777777" w:rsidR="001111F5" w:rsidRDefault="001111F5" w:rsidP="001111F5">
      <w:pPr>
        <w:widowControl w:val="0"/>
        <w:pBdr>
          <w:top w:val="nil"/>
          <w:left w:val="nil"/>
          <w:bottom w:val="nil"/>
          <w:right w:val="nil"/>
          <w:between w:val="nil"/>
        </w:pBdr>
        <w:spacing w:after="0" w:line="480" w:lineRule="auto"/>
        <w:ind w:left="720" w:hanging="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Silumbwe, A., Nkole, T., </w:t>
      </w:r>
      <w:proofErr w:type="spellStart"/>
      <w:r>
        <w:rPr>
          <w:rFonts w:ascii="Times New Roman" w:eastAsia="Times New Roman" w:hAnsi="Times New Roman" w:cs="Times New Roman"/>
          <w:color w:val="000000"/>
          <w:sz w:val="24"/>
          <w:szCs w:val="24"/>
        </w:rPr>
        <w:t>Munakampe</w:t>
      </w:r>
      <w:proofErr w:type="spellEnd"/>
      <w:r>
        <w:rPr>
          <w:rFonts w:ascii="Times New Roman" w:eastAsia="Times New Roman" w:hAnsi="Times New Roman" w:cs="Times New Roman"/>
          <w:color w:val="000000"/>
          <w:sz w:val="24"/>
          <w:szCs w:val="24"/>
        </w:rPr>
        <w:t>, M. Z., Milford, C., Cordero, J. P., Kriel, Y., Zulu, J. M., &amp; Steyn, P. S. (2018). Community and health systems barriers and enable</w:t>
      </w:r>
      <w:r>
        <w:rPr>
          <w:rFonts w:ascii="Times New Roman" w:eastAsia="Times New Roman" w:hAnsi="Times New Roman" w:cs="Times New Roman"/>
          <w:sz w:val="24"/>
          <w:szCs w:val="24"/>
        </w:rPr>
        <w:t>rs</w:t>
      </w:r>
      <w:r>
        <w:rPr>
          <w:rFonts w:ascii="Times New Roman" w:eastAsia="Times New Roman" w:hAnsi="Times New Roman" w:cs="Times New Roman"/>
          <w:color w:val="000000"/>
          <w:sz w:val="24"/>
          <w:szCs w:val="24"/>
        </w:rPr>
        <w:t xml:space="preserve"> to family planning and contraceptive services provision and use in Kabwe District, Zambia. </w:t>
      </w:r>
      <w:r>
        <w:rPr>
          <w:rFonts w:ascii="Times New Roman" w:eastAsia="Times New Roman" w:hAnsi="Times New Roman" w:cs="Times New Roman"/>
          <w:i/>
          <w:iCs/>
          <w:color w:val="000000"/>
          <w:sz w:val="24"/>
          <w:szCs w:val="24"/>
        </w:rPr>
        <w:t xml:space="preserve">BMC Health Services Research, 18, </w:t>
      </w:r>
      <w:r>
        <w:rPr>
          <w:rFonts w:ascii="Times New Roman" w:eastAsia="Times New Roman" w:hAnsi="Times New Roman" w:cs="Times New Roman"/>
          <w:color w:val="000000"/>
          <w:sz w:val="24"/>
          <w:szCs w:val="24"/>
        </w:rPr>
        <w:t xml:space="preserve">390. </w:t>
      </w:r>
    </w:p>
    <w:p w14:paraId="46B24E01" w14:textId="77777777" w:rsidR="001111F5" w:rsidRDefault="001111F5" w:rsidP="001111F5">
      <w:pPr>
        <w:widowControl w:val="0"/>
        <w:pBdr>
          <w:top w:val="nil"/>
          <w:left w:val="nil"/>
          <w:bottom w:val="nil"/>
          <w:right w:val="nil"/>
          <w:between w:val="nil"/>
        </w:pBdr>
        <w:spacing w:after="0" w:line="480" w:lineRule="auto"/>
        <w:ind w:left="720" w:hanging="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Sweat, M.D., Denison, J., Kennedy, C., Tedrow, V., &amp; O'Reilly, K. (2012). Effects of condom social marketing on condom use in developing countries: A systematic review and meta-analysis, 1990–2010. </w:t>
      </w:r>
      <w:r>
        <w:rPr>
          <w:rFonts w:ascii="Times New Roman" w:eastAsia="Times New Roman" w:hAnsi="Times New Roman" w:cs="Times New Roman"/>
          <w:i/>
          <w:iCs/>
          <w:color w:val="000000"/>
          <w:sz w:val="24"/>
          <w:szCs w:val="24"/>
        </w:rPr>
        <w:t>Bulletin of the World Health Organization, 90</w:t>
      </w:r>
      <w:r>
        <w:rPr>
          <w:rFonts w:ascii="Times New Roman" w:eastAsia="Times New Roman" w:hAnsi="Times New Roman" w:cs="Times New Roman"/>
          <w:color w:val="000000"/>
          <w:sz w:val="24"/>
          <w:szCs w:val="24"/>
        </w:rPr>
        <w:t>(8).</w:t>
      </w:r>
    </w:p>
    <w:p w14:paraId="41674F62" w14:textId="77777777" w:rsidR="001111F5" w:rsidRDefault="001111F5" w:rsidP="001111F5">
      <w:pPr>
        <w:widowControl w:val="0"/>
        <w:pBdr>
          <w:top w:val="nil"/>
          <w:left w:val="nil"/>
          <w:bottom w:val="nil"/>
          <w:right w:val="nil"/>
          <w:between w:val="nil"/>
        </w:pBdr>
        <w:spacing w:after="0" w:line="480" w:lineRule="auto"/>
        <w:ind w:left="720" w:hanging="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Tilahun, T., Coene, G., Temmerman, M., &amp; </w:t>
      </w:r>
      <w:proofErr w:type="spellStart"/>
      <w:r>
        <w:rPr>
          <w:rFonts w:ascii="Times New Roman" w:eastAsia="Times New Roman" w:hAnsi="Times New Roman" w:cs="Times New Roman"/>
          <w:color w:val="000000"/>
          <w:sz w:val="24"/>
          <w:szCs w:val="24"/>
        </w:rPr>
        <w:t>Degomme</w:t>
      </w:r>
      <w:proofErr w:type="spellEnd"/>
      <w:r>
        <w:rPr>
          <w:rFonts w:ascii="Times New Roman" w:eastAsia="Times New Roman" w:hAnsi="Times New Roman" w:cs="Times New Roman"/>
          <w:color w:val="000000"/>
          <w:sz w:val="24"/>
          <w:szCs w:val="24"/>
        </w:rPr>
        <w:t xml:space="preserve">, O. (2015). Couple based family planning education: Changes in male involvement and contraceptive use among married couples in Jimma Zone, Ethiopia. </w:t>
      </w:r>
      <w:r>
        <w:rPr>
          <w:rFonts w:ascii="Times New Roman" w:eastAsia="Times New Roman" w:hAnsi="Times New Roman" w:cs="Times New Roman"/>
          <w:i/>
          <w:iCs/>
          <w:color w:val="000000"/>
          <w:sz w:val="24"/>
          <w:szCs w:val="24"/>
        </w:rPr>
        <w:t>BMC Public Health</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i/>
          <w:iCs/>
          <w:color w:val="000000"/>
          <w:sz w:val="24"/>
          <w:szCs w:val="24"/>
        </w:rPr>
        <w:t>15</w:t>
      </w:r>
      <w:r>
        <w:rPr>
          <w:rFonts w:ascii="Times New Roman" w:eastAsia="Times New Roman" w:hAnsi="Times New Roman" w:cs="Times New Roman"/>
          <w:color w:val="000000"/>
          <w:sz w:val="24"/>
          <w:szCs w:val="24"/>
        </w:rPr>
        <w:t xml:space="preserve">(682). </w:t>
      </w:r>
    </w:p>
    <w:p w14:paraId="335D4655" w14:textId="77777777" w:rsidR="001111F5" w:rsidRDefault="001111F5" w:rsidP="001111F5">
      <w:pPr>
        <w:widowControl w:val="0"/>
        <w:pBdr>
          <w:top w:val="nil"/>
          <w:left w:val="nil"/>
          <w:bottom w:val="nil"/>
          <w:right w:val="nil"/>
          <w:between w:val="nil"/>
        </w:pBdr>
        <w:spacing w:after="0" w:line="480" w:lineRule="auto"/>
        <w:ind w:left="720" w:hanging="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UCLA Centre for Health Policy Research. Section 4: Key informant interviews. </w:t>
      </w:r>
      <w:hyperlink r:id="rId29">
        <w:r>
          <w:rPr>
            <w:rFonts w:ascii="Times New Roman" w:eastAsia="Times New Roman" w:hAnsi="Times New Roman" w:cs="Times New Roman"/>
            <w:color w:val="0000FF"/>
            <w:sz w:val="24"/>
            <w:szCs w:val="24"/>
            <w:u w:val="single"/>
          </w:rPr>
          <w:t>https://healthpolicy.ucla.edu/sites/default/files/2023-08/tw_cba23.pdf</w:t>
        </w:r>
      </w:hyperlink>
      <w:r>
        <w:rPr>
          <w:rFonts w:ascii="Times New Roman" w:eastAsia="Times New Roman" w:hAnsi="Times New Roman" w:cs="Times New Roman"/>
          <w:color w:val="000000"/>
          <w:sz w:val="24"/>
          <w:szCs w:val="24"/>
        </w:rPr>
        <w:t xml:space="preserve"> </w:t>
      </w:r>
    </w:p>
    <w:p w14:paraId="1C5FFBA7" w14:textId="77777777" w:rsidR="001111F5" w:rsidRDefault="001111F5" w:rsidP="001111F5">
      <w:pPr>
        <w:widowControl w:val="0"/>
        <w:pBdr>
          <w:top w:val="nil"/>
          <w:left w:val="nil"/>
          <w:bottom w:val="nil"/>
          <w:right w:val="nil"/>
          <w:between w:val="nil"/>
        </w:pBdr>
        <w:spacing w:after="0" w:line="480" w:lineRule="auto"/>
        <w:ind w:left="720" w:hanging="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USAID. (2013). </w:t>
      </w:r>
      <w:r>
        <w:rPr>
          <w:rFonts w:ascii="Times New Roman" w:eastAsia="Times New Roman" w:hAnsi="Times New Roman" w:cs="Times New Roman"/>
          <w:i/>
          <w:iCs/>
          <w:color w:val="000000"/>
          <w:sz w:val="24"/>
          <w:szCs w:val="24"/>
        </w:rPr>
        <w:t>Social marketing: Leveraging the private sector to improve contraceptive access, choice, and use</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i/>
          <w:iCs/>
          <w:color w:val="000000"/>
          <w:sz w:val="24"/>
          <w:szCs w:val="24"/>
        </w:rPr>
        <w:t>Family Planning High Impact Practices (HIP)</w:t>
      </w:r>
      <w:r>
        <w:rPr>
          <w:rFonts w:ascii="Times New Roman" w:eastAsia="Times New Roman" w:hAnsi="Times New Roman" w:cs="Times New Roman"/>
          <w:color w:val="000000"/>
          <w:sz w:val="24"/>
          <w:szCs w:val="24"/>
        </w:rPr>
        <w:t xml:space="preserve">. Author. </w:t>
      </w:r>
    </w:p>
    <w:p w14:paraId="2946082A" w14:textId="77777777" w:rsidR="001111F5" w:rsidRDefault="001111F5" w:rsidP="001111F5">
      <w:pPr>
        <w:widowControl w:val="0"/>
        <w:pBdr>
          <w:top w:val="nil"/>
          <w:left w:val="nil"/>
          <w:bottom w:val="nil"/>
          <w:right w:val="nil"/>
          <w:between w:val="nil"/>
        </w:pBdr>
        <w:spacing w:after="0" w:line="480" w:lineRule="auto"/>
        <w:ind w:left="720" w:hanging="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Vogel, D., Meyer, M., &amp; </w:t>
      </w:r>
      <w:proofErr w:type="spellStart"/>
      <w:r>
        <w:rPr>
          <w:rFonts w:ascii="Times New Roman" w:eastAsia="Times New Roman" w:hAnsi="Times New Roman" w:cs="Times New Roman"/>
          <w:color w:val="000000"/>
          <w:sz w:val="24"/>
          <w:szCs w:val="24"/>
        </w:rPr>
        <w:t>Harendza</w:t>
      </w:r>
      <w:proofErr w:type="spellEnd"/>
      <w:r>
        <w:rPr>
          <w:rFonts w:ascii="Times New Roman" w:eastAsia="Times New Roman" w:hAnsi="Times New Roman" w:cs="Times New Roman"/>
          <w:color w:val="000000"/>
          <w:sz w:val="24"/>
          <w:szCs w:val="24"/>
        </w:rPr>
        <w:t xml:space="preserve">, S. (2018). Verbal and non-verbal communication skills including empathy during history taking of undergraduate medical students. </w:t>
      </w:r>
      <w:r>
        <w:rPr>
          <w:rFonts w:ascii="Times New Roman" w:eastAsia="Times New Roman" w:hAnsi="Times New Roman" w:cs="Times New Roman"/>
          <w:i/>
          <w:iCs/>
          <w:color w:val="000000"/>
          <w:sz w:val="24"/>
          <w:szCs w:val="24"/>
        </w:rPr>
        <w:t>BMC Medical Education, 18</w:t>
      </w:r>
      <w:r>
        <w:rPr>
          <w:rFonts w:ascii="Times New Roman" w:eastAsia="Times New Roman" w:hAnsi="Times New Roman" w:cs="Times New Roman"/>
          <w:color w:val="000000"/>
          <w:sz w:val="24"/>
          <w:szCs w:val="24"/>
        </w:rPr>
        <w:t xml:space="preserve">(157). </w:t>
      </w:r>
    </w:p>
    <w:p w14:paraId="7EB40C92" w14:textId="77777777" w:rsidR="001111F5" w:rsidRDefault="001111F5" w:rsidP="001111F5">
      <w:pPr>
        <w:widowControl w:val="0"/>
        <w:pBdr>
          <w:top w:val="nil"/>
          <w:left w:val="nil"/>
          <w:bottom w:val="nil"/>
          <w:right w:val="nil"/>
          <w:between w:val="nil"/>
        </w:pBdr>
        <w:spacing w:after="0" w:line="480" w:lineRule="auto"/>
        <w:ind w:left="720" w:hanging="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Walker, M. B., &amp; Trimboli, A. (1989). Communicating affect: The role of verbal and nonverbal content. </w:t>
      </w:r>
      <w:r>
        <w:rPr>
          <w:rFonts w:ascii="Times New Roman" w:eastAsia="Times New Roman" w:hAnsi="Times New Roman" w:cs="Times New Roman"/>
          <w:i/>
          <w:iCs/>
          <w:color w:val="000000"/>
          <w:sz w:val="24"/>
          <w:szCs w:val="24"/>
        </w:rPr>
        <w:t>Journal of Language and Social Psychology, 8</w:t>
      </w:r>
      <w:r>
        <w:rPr>
          <w:rFonts w:ascii="Times New Roman" w:eastAsia="Times New Roman" w:hAnsi="Times New Roman" w:cs="Times New Roman"/>
          <w:color w:val="000000"/>
          <w:sz w:val="24"/>
          <w:szCs w:val="24"/>
        </w:rPr>
        <w:t xml:space="preserve">(3-4). </w:t>
      </w:r>
    </w:p>
    <w:p w14:paraId="0000038B" w14:textId="77777777" w:rsidR="001D1787" w:rsidRDefault="00AA2F10" w:rsidP="00C760B5">
      <w:pPr>
        <w:pStyle w:val="Heading1"/>
        <w:widowControl w:val="0"/>
        <w:spacing w:before="0" w:line="240" w:lineRule="auto"/>
        <w:jc w:val="left"/>
      </w:pPr>
      <w:r>
        <w:br w:type="page"/>
      </w:r>
      <w:bookmarkStart w:id="214" w:name="_Toc236420117"/>
      <w:r>
        <w:lastRenderedPageBreak/>
        <w:t>APPENDICES</w:t>
      </w:r>
      <w:bookmarkEnd w:id="214"/>
    </w:p>
    <w:p w14:paraId="0000038C" w14:textId="72D8B48C" w:rsidR="001D1787" w:rsidRDefault="00AA2F10" w:rsidP="00C760B5">
      <w:pPr>
        <w:pStyle w:val="Heading2"/>
        <w:spacing w:after="0" w:line="240" w:lineRule="auto"/>
      </w:pPr>
      <w:bookmarkStart w:id="215" w:name="_Toc236420118"/>
      <w:r>
        <w:t>Appendix A:</w:t>
      </w:r>
      <w:r w:rsidR="008E7776">
        <w:t xml:space="preserve"> </w:t>
      </w:r>
      <w:r>
        <w:t>Consent Form</w:t>
      </w:r>
      <w:bookmarkEnd w:id="215"/>
    </w:p>
    <w:p w14:paraId="0000038D" w14:textId="77777777" w:rsidR="001D1787" w:rsidRDefault="00AA2F10" w:rsidP="00C760B5">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Title of the Study: Communication Factors Affecting Family Planning Uptake Among Rural and Marginalised Women in Mandera County</w:t>
      </w:r>
    </w:p>
    <w:p w14:paraId="0000038E" w14:textId="77777777" w:rsidR="001D1787" w:rsidRDefault="00AA2F10" w:rsidP="00C760B5">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Researcher: Anjeline Okech</w:t>
      </w:r>
    </w:p>
    <w:p w14:paraId="0000038F" w14:textId="77777777" w:rsidR="001D1787" w:rsidRDefault="00AA2F10" w:rsidP="00C760B5">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Introduction:</w:t>
      </w:r>
    </w:p>
    <w:p w14:paraId="00000390" w14:textId="77777777" w:rsidR="001D1787" w:rsidRDefault="00AA2F10" w:rsidP="00C760B5">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You are being invited to participate in a research study aimed at exploring the communication factors influencing family planning uptake among rural and marginalised women in Mandera County. Your participation in this study is voluntary, and before deciding whether to participate, it is essential that you understand the nature of the study, what participation involves, and your rights as a participant.</w:t>
      </w:r>
    </w:p>
    <w:p w14:paraId="00000391" w14:textId="77777777" w:rsidR="001D1787" w:rsidRDefault="001D1787" w:rsidP="00C760B5">
      <w:pPr>
        <w:spacing w:after="0"/>
        <w:jc w:val="both"/>
        <w:rPr>
          <w:rFonts w:ascii="Times New Roman" w:eastAsia="Times New Roman" w:hAnsi="Times New Roman" w:cs="Times New Roman"/>
          <w:sz w:val="24"/>
          <w:szCs w:val="24"/>
        </w:rPr>
      </w:pPr>
    </w:p>
    <w:p w14:paraId="00000392" w14:textId="77777777" w:rsidR="001D1787" w:rsidRDefault="00AA2F10" w:rsidP="00C760B5">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Purpose of the Study:</w:t>
      </w:r>
    </w:p>
    <w:p w14:paraId="00000393" w14:textId="77777777" w:rsidR="001D1787" w:rsidRDefault="00AA2F10" w:rsidP="00C760B5">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purpose of this study is to gain insights into the communication dynamics surrounding family planning decision-making within the community. By understanding the barriers and facilitators to effective communication, we aim to inform the development of targeted interventions and policies to improve family planning uptake and promote maternal and child health outcomes in Mandera County.</w:t>
      </w:r>
    </w:p>
    <w:p w14:paraId="00000394" w14:textId="77777777" w:rsidR="001D1787" w:rsidRDefault="001D1787" w:rsidP="00C760B5">
      <w:pPr>
        <w:spacing w:after="0"/>
        <w:jc w:val="both"/>
        <w:rPr>
          <w:rFonts w:ascii="Times New Roman" w:eastAsia="Times New Roman" w:hAnsi="Times New Roman" w:cs="Times New Roman"/>
          <w:sz w:val="24"/>
          <w:szCs w:val="24"/>
        </w:rPr>
      </w:pPr>
    </w:p>
    <w:p w14:paraId="00000395" w14:textId="77777777" w:rsidR="001D1787" w:rsidRDefault="00AA2F10" w:rsidP="00C760B5">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Procedures:</w:t>
      </w:r>
    </w:p>
    <w:p w14:paraId="00000396" w14:textId="77777777" w:rsidR="001D1787" w:rsidRDefault="00AA2F10" w:rsidP="00C760B5">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If you agree to participate in this study, you will be asked to complete a survey, participate in a focus group discussion, or engage in a key informant interview. The estimated time commitment for participation is 30 minutes.</w:t>
      </w:r>
    </w:p>
    <w:p w14:paraId="00000397" w14:textId="77777777" w:rsidR="001D1787" w:rsidRDefault="001D1787" w:rsidP="00C760B5">
      <w:pPr>
        <w:spacing w:after="0"/>
        <w:jc w:val="both"/>
        <w:rPr>
          <w:rFonts w:ascii="Times New Roman" w:eastAsia="Times New Roman" w:hAnsi="Times New Roman" w:cs="Times New Roman"/>
          <w:sz w:val="24"/>
          <w:szCs w:val="24"/>
        </w:rPr>
      </w:pPr>
    </w:p>
    <w:p w14:paraId="00000398" w14:textId="77777777" w:rsidR="001D1787" w:rsidRDefault="00AA2F10" w:rsidP="00C760B5">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Risks and Benefits:</w:t>
      </w:r>
    </w:p>
    <w:p w14:paraId="00000399" w14:textId="77777777" w:rsidR="001D1787" w:rsidRDefault="00AA2F10" w:rsidP="00C760B5">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Participation in this study involves minimal risk, as the questions asked may evoke personal experiences or opinions related to family planning. However, your confidentiality and anonymity will be strictly maintained throughout the study. While there are no direct benefits to you for participating in this study, your insights will contribute to the advancement of knowledge in the field of family planning communication and may inform future programs and policies aimed at improving healthcare services for rural and marginalised populations.</w:t>
      </w:r>
    </w:p>
    <w:p w14:paraId="0000039A" w14:textId="77777777" w:rsidR="001D1787" w:rsidRDefault="001D1787" w:rsidP="00C760B5">
      <w:pPr>
        <w:spacing w:after="0"/>
        <w:jc w:val="both"/>
        <w:rPr>
          <w:rFonts w:ascii="Times New Roman" w:eastAsia="Times New Roman" w:hAnsi="Times New Roman" w:cs="Times New Roman"/>
          <w:sz w:val="24"/>
          <w:szCs w:val="24"/>
        </w:rPr>
      </w:pPr>
    </w:p>
    <w:p w14:paraId="0000039B" w14:textId="77777777" w:rsidR="001D1787" w:rsidRDefault="00AA2F10" w:rsidP="00C760B5">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Confidentiality:</w:t>
      </w:r>
    </w:p>
    <w:p w14:paraId="0000039C" w14:textId="77777777" w:rsidR="001D1787" w:rsidRDefault="00AA2F10" w:rsidP="00C760B5">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All information collected during the study will be kept confidential and will only be accessible to the research team. Your responses will be anonymized and aggregated to ensure that individual participants cannot be identified in any publications or reports resulting from this study. Your name will not be linked to any data collected during the study, and all electronic data will be stored securely on password-protected devices.</w:t>
      </w:r>
    </w:p>
    <w:p w14:paraId="0000039D" w14:textId="77777777" w:rsidR="001D1787" w:rsidRDefault="001D1787" w:rsidP="00C760B5">
      <w:pPr>
        <w:spacing w:after="0"/>
        <w:jc w:val="both"/>
        <w:rPr>
          <w:rFonts w:ascii="Times New Roman" w:eastAsia="Times New Roman" w:hAnsi="Times New Roman" w:cs="Times New Roman"/>
          <w:sz w:val="24"/>
          <w:szCs w:val="24"/>
        </w:rPr>
      </w:pPr>
    </w:p>
    <w:p w14:paraId="0000039E" w14:textId="77777777" w:rsidR="001D1787" w:rsidRDefault="00AA2F10" w:rsidP="00C760B5">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Voluntary Participation:</w:t>
      </w:r>
    </w:p>
    <w:p w14:paraId="0000039F" w14:textId="77777777" w:rsidR="001D1787" w:rsidRDefault="00AA2F10" w:rsidP="00C760B5">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Participation in this study is entirely voluntary, and you have the right to withdraw at any time without penalty. If you choose not to participate or withdraw from the study, there will be no negative consequences, and you will not lose any benefits to which you are otherwise entitled.</w:t>
      </w:r>
    </w:p>
    <w:p w14:paraId="000003A0" w14:textId="77777777" w:rsidR="001D1787" w:rsidRDefault="001D1787" w:rsidP="00C760B5">
      <w:pPr>
        <w:spacing w:after="0"/>
        <w:jc w:val="both"/>
        <w:rPr>
          <w:rFonts w:ascii="Times New Roman" w:eastAsia="Times New Roman" w:hAnsi="Times New Roman" w:cs="Times New Roman"/>
          <w:sz w:val="24"/>
          <w:szCs w:val="24"/>
        </w:rPr>
      </w:pPr>
    </w:p>
    <w:p w14:paraId="000003A1" w14:textId="77777777" w:rsidR="001D1787" w:rsidRDefault="00AA2F10" w:rsidP="00C760B5">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Contact Information:</w:t>
      </w:r>
    </w:p>
    <w:p w14:paraId="000003A2" w14:textId="77777777" w:rsidR="001D1787" w:rsidRDefault="00AA2F10" w:rsidP="00C760B5">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If you have any questions or concerns about the study, you may contact the researcher at +254 721 748230. Additionally, if you have any concerns about your rights as a participant in this study, you may contact the institutional review board at +254(0)112902618.</w:t>
      </w:r>
    </w:p>
    <w:p w14:paraId="000003A3" w14:textId="77777777" w:rsidR="001D1787" w:rsidRDefault="001D1787" w:rsidP="00C760B5">
      <w:pPr>
        <w:spacing w:after="0"/>
        <w:jc w:val="both"/>
        <w:rPr>
          <w:rFonts w:ascii="Times New Roman" w:eastAsia="Times New Roman" w:hAnsi="Times New Roman" w:cs="Times New Roman"/>
          <w:sz w:val="24"/>
          <w:szCs w:val="24"/>
        </w:rPr>
      </w:pPr>
    </w:p>
    <w:p w14:paraId="000003A4" w14:textId="77777777" w:rsidR="001D1787" w:rsidRDefault="00AA2F10" w:rsidP="00C760B5">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Consent:</w:t>
      </w:r>
    </w:p>
    <w:p w14:paraId="000003A5" w14:textId="77777777" w:rsidR="001D1787" w:rsidRDefault="00AA2F10" w:rsidP="00C760B5">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 have read and understood the information provided in this consent form, and I voluntarily agree to participate in the study described above. I understand that I may withdraw from the study at any time without penalty. By signing below, I consent to the use of my data for research purposes.</w:t>
      </w:r>
    </w:p>
    <w:p w14:paraId="000003A6" w14:textId="77777777" w:rsidR="001D1787" w:rsidRDefault="001D1787" w:rsidP="00C760B5">
      <w:pPr>
        <w:spacing w:after="0"/>
        <w:jc w:val="both"/>
        <w:rPr>
          <w:rFonts w:ascii="Times New Roman" w:eastAsia="Times New Roman" w:hAnsi="Times New Roman" w:cs="Times New Roman"/>
          <w:sz w:val="24"/>
          <w:szCs w:val="24"/>
        </w:rPr>
      </w:pPr>
    </w:p>
    <w:p w14:paraId="000003A7" w14:textId="77777777" w:rsidR="001D1787" w:rsidRDefault="00AA2F10" w:rsidP="00C760B5">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Participant's Signature: _______________________________Thumb print__________________</w:t>
      </w:r>
    </w:p>
    <w:p w14:paraId="000003A8" w14:textId="77777777" w:rsidR="001D1787" w:rsidRDefault="001D1787" w:rsidP="00C760B5">
      <w:pPr>
        <w:spacing w:after="0"/>
        <w:jc w:val="both"/>
        <w:rPr>
          <w:rFonts w:ascii="Times New Roman" w:eastAsia="Times New Roman" w:hAnsi="Times New Roman" w:cs="Times New Roman"/>
          <w:sz w:val="24"/>
          <w:szCs w:val="24"/>
        </w:rPr>
      </w:pPr>
    </w:p>
    <w:p w14:paraId="000003A9" w14:textId="77777777" w:rsidR="001D1787" w:rsidRDefault="00AA2F10" w:rsidP="00C760B5">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Date: _______________________________</w:t>
      </w:r>
    </w:p>
    <w:p w14:paraId="000003AA" w14:textId="77777777" w:rsidR="001D1787" w:rsidRDefault="001D1787" w:rsidP="00C760B5">
      <w:pPr>
        <w:spacing w:after="0"/>
        <w:jc w:val="both"/>
        <w:rPr>
          <w:rFonts w:ascii="Times New Roman" w:eastAsia="Times New Roman" w:hAnsi="Times New Roman" w:cs="Times New Roman"/>
          <w:sz w:val="24"/>
          <w:szCs w:val="24"/>
        </w:rPr>
      </w:pPr>
    </w:p>
    <w:p w14:paraId="000003AB" w14:textId="77777777" w:rsidR="001D1787" w:rsidRDefault="00AA2F10" w:rsidP="00C760B5">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Researcher's Signature: _______________________________</w:t>
      </w:r>
    </w:p>
    <w:p w14:paraId="000003AC" w14:textId="77777777" w:rsidR="001D1787" w:rsidRDefault="001D1787" w:rsidP="00C760B5">
      <w:pPr>
        <w:spacing w:after="0"/>
        <w:jc w:val="both"/>
        <w:rPr>
          <w:rFonts w:ascii="Times New Roman" w:eastAsia="Times New Roman" w:hAnsi="Times New Roman" w:cs="Times New Roman"/>
          <w:sz w:val="24"/>
          <w:szCs w:val="24"/>
        </w:rPr>
      </w:pPr>
    </w:p>
    <w:p w14:paraId="000003AD" w14:textId="77777777" w:rsidR="001D1787" w:rsidRDefault="00AA2F10" w:rsidP="00C760B5">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Date: _______________________________</w:t>
      </w:r>
    </w:p>
    <w:p w14:paraId="000003AE" w14:textId="77777777" w:rsidR="001D1787" w:rsidRDefault="001D1787" w:rsidP="00C760B5">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p>
    <w:p w14:paraId="000003AF" w14:textId="77777777" w:rsidR="001D1787" w:rsidRDefault="00AA2F10" w:rsidP="00C760B5">
      <w:pPr>
        <w:pStyle w:val="Heading2"/>
        <w:spacing w:after="0"/>
      </w:pPr>
      <w:bookmarkStart w:id="216" w:name="_heading=h.3mon77wykmkw" w:colFirst="0" w:colLast="0"/>
      <w:bookmarkEnd w:id="216"/>
      <w:r>
        <w:br w:type="page"/>
      </w:r>
    </w:p>
    <w:p w14:paraId="000003B0" w14:textId="73124441" w:rsidR="001D1787" w:rsidRDefault="00AA2F10" w:rsidP="00C760B5">
      <w:pPr>
        <w:pStyle w:val="Heading2"/>
        <w:spacing w:after="0"/>
      </w:pPr>
      <w:bookmarkStart w:id="217" w:name="_Toc236420119"/>
      <w:r>
        <w:lastRenderedPageBreak/>
        <w:t>Appendix B:</w:t>
      </w:r>
      <w:r w:rsidR="008E7776">
        <w:t xml:space="preserve"> </w:t>
      </w:r>
      <w:r>
        <w:t>Questionnaire</w:t>
      </w:r>
      <w:bookmarkEnd w:id="217"/>
    </w:p>
    <w:p w14:paraId="000003B1" w14:textId="77777777" w:rsidR="001D1787" w:rsidRDefault="00AA2F10" w:rsidP="00C760B5">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Introduction</w:t>
      </w:r>
    </w:p>
    <w:p w14:paraId="000003B2" w14:textId="77777777" w:rsidR="001D1787" w:rsidRDefault="001D1787" w:rsidP="00C760B5">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p w14:paraId="000003B3" w14:textId="77777777" w:rsidR="001D1787" w:rsidRDefault="00AA2F10" w:rsidP="00C760B5">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Thank you for participating in this research study. Your input is invaluable in helping us understand the communication dynamics surrounding family planning in Mandera County. Please answer the following questions to the best of your ability. Your responses will remain confidential and will be used for research purposes only. Responding to this questionnaire confirms your full consent to participate in this process.</w:t>
      </w:r>
    </w:p>
    <w:p w14:paraId="000003B4" w14:textId="77777777" w:rsidR="001D1787" w:rsidRDefault="001D1787" w:rsidP="00C760B5">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p w14:paraId="000003B5" w14:textId="77777777" w:rsidR="001D1787" w:rsidRDefault="00AA2F10" w:rsidP="00C760B5">
      <w:pPr>
        <w:widowControl w:val="0"/>
        <w:pBdr>
          <w:top w:val="nil"/>
          <w:left w:val="nil"/>
          <w:bottom w:val="nil"/>
          <w:right w:val="nil"/>
          <w:between w:val="nil"/>
        </w:pBdr>
        <w:spacing w:after="0" w:line="24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Section A. </w:t>
      </w:r>
    </w:p>
    <w:p w14:paraId="000003B6" w14:textId="77777777" w:rsidR="001D1787" w:rsidRDefault="00AA2F10" w:rsidP="00C760B5">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DEMOGRAPHIC DATA OF THE RESPONDENTS (Kindly use tick according to your response and please answer all the questions)</w:t>
      </w:r>
    </w:p>
    <w:p w14:paraId="000003B7" w14:textId="77777777" w:rsidR="001D1787" w:rsidRDefault="001D1787" w:rsidP="00C760B5">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p w14:paraId="000003B8" w14:textId="77777777" w:rsidR="001D1787" w:rsidRDefault="00AA2F10" w:rsidP="00C760B5">
      <w:pPr>
        <w:widowControl w:val="0"/>
        <w:numPr>
          <w:ilvl w:val="0"/>
          <w:numId w:val="3"/>
        </w:numPr>
        <w:pBdr>
          <w:top w:val="nil"/>
          <w:left w:val="nil"/>
          <w:bottom w:val="nil"/>
          <w:right w:val="nil"/>
          <w:between w:val="nil"/>
        </w:pBdr>
        <w:spacing w:after="0" w:line="240" w:lineRule="auto"/>
        <w:jc w:val="both"/>
        <w:rPr>
          <w:sz w:val="24"/>
          <w:szCs w:val="24"/>
        </w:rPr>
      </w:pPr>
      <w:r>
        <w:rPr>
          <w:rFonts w:ascii="Times New Roman" w:eastAsia="Times New Roman" w:hAnsi="Times New Roman" w:cs="Times New Roman"/>
          <w:color w:val="000000"/>
          <w:sz w:val="24"/>
          <w:szCs w:val="24"/>
        </w:rPr>
        <w:t>Area of residence (</w:t>
      </w:r>
      <w:r>
        <w:rPr>
          <w:rFonts w:ascii="Times New Roman" w:eastAsia="Times New Roman" w:hAnsi="Times New Roman" w:cs="Times New Roman"/>
          <w:b/>
          <w:bCs/>
          <w:color w:val="000000"/>
          <w:sz w:val="24"/>
          <w:szCs w:val="24"/>
        </w:rPr>
        <w:t>Location of interview</w:t>
      </w: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u w:val="single"/>
        </w:rPr>
        <w:t xml:space="preserve"> _____________________________________</w:t>
      </w:r>
    </w:p>
    <w:p w14:paraId="000003B9" w14:textId="77777777" w:rsidR="001D1787" w:rsidRDefault="001D1787" w:rsidP="00C760B5">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p w14:paraId="000003BA" w14:textId="77777777" w:rsidR="001D1787" w:rsidRDefault="00AA2F10" w:rsidP="00C760B5">
      <w:pPr>
        <w:widowControl w:val="0"/>
        <w:numPr>
          <w:ilvl w:val="0"/>
          <w:numId w:val="3"/>
        </w:numPr>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What is your age bracket?</w:t>
      </w:r>
    </w:p>
    <w:p w14:paraId="000003BB" w14:textId="77777777" w:rsidR="001D1787" w:rsidRDefault="001D1787" w:rsidP="00C760B5">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tbl>
      <w:tblPr>
        <w:tblStyle w:val="a7"/>
        <w:tblW w:w="6260" w:type="dxa"/>
        <w:tblInd w:w="1117" w:type="dxa"/>
        <w:tblLayout w:type="fixed"/>
        <w:tblLook w:val="0000" w:firstRow="0" w:lastRow="0" w:firstColumn="0" w:lastColumn="0" w:noHBand="0" w:noVBand="0"/>
      </w:tblPr>
      <w:tblGrid>
        <w:gridCol w:w="1249"/>
        <w:gridCol w:w="1881"/>
        <w:gridCol w:w="2330"/>
        <w:gridCol w:w="800"/>
      </w:tblGrid>
      <w:tr w:rsidR="001D1787" w14:paraId="711C4121" w14:textId="77777777">
        <w:trPr>
          <w:trHeight w:val="339"/>
        </w:trPr>
        <w:tc>
          <w:tcPr>
            <w:tcW w:w="1249" w:type="dxa"/>
          </w:tcPr>
          <w:p w14:paraId="000003BC" w14:textId="77777777" w:rsidR="001D1787" w:rsidRDefault="00AA2F10" w:rsidP="00C760B5">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15-20</w:t>
            </w:r>
          </w:p>
        </w:tc>
        <w:tc>
          <w:tcPr>
            <w:tcW w:w="1881" w:type="dxa"/>
          </w:tcPr>
          <w:p w14:paraId="000003BD" w14:textId="77777777" w:rsidR="001D1787" w:rsidRDefault="00AA2F10" w:rsidP="00C760B5">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w:t>
            </w:r>
          </w:p>
        </w:tc>
        <w:tc>
          <w:tcPr>
            <w:tcW w:w="2330" w:type="dxa"/>
          </w:tcPr>
          <w:p w14:paraId="000003BE" w14:textId="77777777" w:rsidR="001D1787" w:rsidRDefault="00AA2F10" w:rsidP="00C760B5">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21-26</w:t>
            </w:r>
          </w:p>
        </w:tc>
        <w:tc>
          <w:tcPr>
            <w:tcW w:w="800" w:type="dxa"/>
          </w:tcPr>
          <w:p w14:paraId="000003BF" w14:textId="77777777" w:rsidR="001D1787" w:rsidRDefault="00AA2F10" w:rsidP="00C760B5">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w:t>
            </w:r>
          </w:p>
        </w:tc>
      </w:tr>
      <w:tr w:rsidR="001D1787" w14:paraId="63FB7AA9" w14:textId="77777777">
        <w:trPr>
          <w:trHeight w:val="412"/>
        </w:trPr>
        <w:tc>
          <w:tcPr>
            <w:tcW w:w="1249" w:type="dxa"/>
          </w:tcPr>
          <w:p w14:paraId="000003C0" w14:textId="77777777" w:rsidR="001D1787" w:rsidRDefault="00AA2F10" w:rsidP="00C760B5">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27-32</w:t>
            </w:r>
          </w:p>
        </w:tc>
        <w:tc>
          <w:tcPr>
            <w:tcW w:w="1881" w:type="dxa"/>
          </w:tcPr>
          <w:p w14:paraId="000003C1" w14:textId="77777777" w:rsidR="001D1787" w:rsidRDefault="00AA2F10" w:rsidP="00C760B5">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w:t>
            </w:r>
          </w:p>
        </w:tc>
        <w:tc>
          <w:tcPr>
            <w:tcW w:w="2330" w:type="dxa"/>
          </w:tcPr>
          <w:p w14:paraId="000003C2" w14:textId="77777777" w:rsidR="001D1787" w:rsidRDefault="00AA2F10" w:rsidP="00C760B5">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33-38</w:t>
            </w:r>
          </w:p>
        </w:tc>
        <w:tc>
          <w:tcPr>
            <w:tcW w:w="800" w:type="dxa"/>
          </w:tcPr>
          <w:p w14:paraId="000003C3" w14:textId="77777777" w:rsidR="001D1787" w:rsidRDefault="00AA2F10" w:rsidP="00C760B5">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w:t>
            </w:r>
          </w:p>
        </w:tc>
      </w:tr>
      <w:tr w:rsidR="001D1787" w14:paraId="419D7FFC" w14:textId="77777777">
        <w:trPr>
          <w:trHeight w:val="339"/>
        </w:trPr>
        <w:tc>
          <w:tcPr>
            <w:tcW w:w="1249" w:type="dxa"/>
          </w:tcPr>
          <w:p w14:paraId="000003C4" w14:textId="77777777" w:rsidR="001D1787" w:rsidRDefault="00AA2F10" w:rsidP="00C760B5">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Over 38</w:t>
            </w:r>
          </w:p>
        </w:tc>
        <w:tc>
          <w:tcPr>
            <w:tcW w:w="1881" w:type="dxa"/>
          </w:tcPr>
          <w:p w14:paraId="000003C5" w14:textId="77777777" w:rsidR="001D1787" w:rsidRDefault="00AA2F10" w:rsidP="00C760B5">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w:t>
            </w:r>
          </w:p>
        </w:tc>
        <w:tc>
          <w:tcPr>
            <w:tcW w:w="2330" w:type="dxa"/>
          </w:tcPr>
          <w:p w14:paraId="000003C6" w14:textId="77777777" w:rsidR="001D1787" w:rsidRDefault="001D1787" w:rsidP="00C760B5">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tc>
        <w:tc>
          <w:tcPr>
            <w:tcW w:w="800" w:type="dxa"/>
          </w:tcPr>
          <w:p w14:paraId="000003C7" w14:textId="77777777" w:rsidR="001D1787" w:rsidRDefault="001D1787" w:rsidP="00C760B5">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tc>
      </w:tr>
    </w:tbl>
    <w:p w14:paraId="000003C8" w14:textId="77777777" w:rsidR="001D1787" w:rsidRDefault="00AA2F10" w:rsidP="00C760B5">
      <w:pPr>
        <w:widowControl w:val="0"/>
        <w:numPr>
          <w:ilvl w:val="0"/>
          <w:numId w:val="3"/>
        </w:numPr>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What is your marital status?</w:t>
      </w:r>
    </w:p>
    <w:p w14:paraId="000003C9" w14:textId="77777777" w:rsidR="001D1787" w:rsidRDefault="00AA2F10" w:rsidP="00C760B5">
      <w:pPr>
        <w:widowControl w:val="0"/>
        <w:pBdr>
          <w:top w:val="nil"/>
          <w:left w:val="nil"/>
          <w:bottom w:val="nil"/>
          <w:right w:val="nil"/>
          <w:between w:val="nil"/>
        </w:pBdr>
        <w:spacing w:after="0" w:line="24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Married</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t>◻ Single</w:t>
      </w:r>
      <w:r>
        <w:rPr>
          <w:rFonts w:ascii="Times New Roman" w:eastAsia="Times New Roman" w:hAnsi="Times New Roman" w:cs="Times New Roman"/>
          <w:color w:val="000000"/>
          <w:sz w:val="24"/>
          <w:szCs w:val="24"/>
        </w:rPr>
        <w:tab/>
        <w:t>◻ Widowed</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t>◻ Divorced</w:t>
      </w:r>
    </w:p>
    <w:p w14:paraId="000003CA" w14:textId="77777777" w:rsidR="001D1787" w:rsidRDefault="001D1787" w:rsidP="00C760B5">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p w14:paraId="000003CB" w14:textId="77777777" w:rsidR="001D1787" w:rsidRDefault="001D1787" w:rsidP="00C760B5">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p w14:paraId="000003CC" w14:textId="77777777" w:rsidR="001D1787" w:rsidRDefault="001D1787" w:rsidP="00C760B5">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p w14:paraId="000003CD" w14:textId="77777777" w:rsidR="001D1787" w:rsidRDefault="00AA2F10" w:rsidP="00C760B5">
      <w:pPr>
        <w:widowControl w:val="0"/>
        <w:numPr>
          <w:ilvl w:val="0"/>
          <w:numId w:val="3"/>
        </w:numPr>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Number of Children: __________________</w:t>
      </w:r>
    </w:p>
    <w:p w14:paraId="000003CE" w14:textId="77777777" w:rsidR="001D1787" w:rsidRDefault="001D1787" w:rsidP="00C760B5">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p w14:paraId="000003CF" w14:textId="77777777" w:rsidR="001D1787" w:rsidRDefault="001D1787" w:rsidP="00C760B5">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p w14:paraId="000003D0" w14:textId="77777777" w:rsidR="001D1787" w:rsidRDefault="00AA2F10" w:rsidP="00C760B5">
      <w:pPr>
        <w:widowControl w:val="0"/>
        <w:numPr>
          <w:ilvl w:val="0"/>
          <w:numId w:val="3"/>
        </w:numPr>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Highest level of Education attained</w:t>
      </w:r>
    </w:p>
    <w:p w14:paraId="000003D1" w14:textId="77777777" w:rsidR="001D1787" w:rsidRDefault="001D1787" w:rsidP="00C760B5">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p w14:paraId="000003D2" w14:textId="77777777" w:rsidR="001D1787" w:rsidRDefault="00AA2F10" w:rsidP="00C760B5">
      <w:pPr>
        <w:widowControl w:val="0"/>
        <w:pBdr>
          <w:top w:val="nil"/>
          <w:left w:val="nil"/>
          <w:bottom w:val="nil"/>
          <w:right w:val="nil"/>
          <w:between w:val="nil"/>
        </w:pBdr>
        <w:spacing w:after="0" w:line="24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University </w:t>
      </w:r>
      <w:proofErr w:type="gramStart"/>
      <w:r>
        <w:rPr>
          <w:rFonts w:ascii="Times New Roman" w:eastAsia="Times New Roman" w:hAnsi="Times New Roman" w:cs="Times New Roman"/>
          <w:color w:val="000000"/>
          <w:sz w:val="24"/>
          <w:szCs w:val="24"/>
        </w:rPr>
        <w:t>( )</w:t>
      </w:r>
      <w:proofErr w:type="gramEnd"/>
      <w:r>
        <w:rPr>
          <w:rFonts w:ascii="Times New Roman" w:eastAsia="Times New Roman" w:hAnsi="Times New Roman" w:cs="Times New Roman"/>
          <w:color w:val="000000"/>
          <w:sz w:val="24"/>
          <w:szCs w:val="24"/>
        </w:rPr>
        <w:tab/>
        <w:t xml:space="preserve">b) Secondary </w:t>
      </w:r>
      <w:proofErr w:type="gramStart"/>
      <w:r>
        <w:rPr>
          <w:rFonts w:ascii="Times New Roman" w:eastAsia="Times New Roman" w:hAnsi="Times New Roman" w:cs="Times New Roman"/>
          <w:color w:val="000000"/>
          <w:sz w:val="24"/>
          <w:szCs w:val="24"/>
        </w:rPr>
        <w:t>( )</w:t>
      </w:r>
      <w:proofErr w:type="gramEnd"/>
    </w:p>
    <w:p w14:paraId="000003D3" w14:textId="77777777" w:rsidR="001D1787" w:rsidRDefault="001D1787" w:rsidP="00C760B5">
      <w:pPr>
        <w:widowControl w:val="0"/>
        <w:pBdr>
          <w:top w:val="nil"/>
          <w:left w:val="nil"/>
          <w:bottom w:val="nil"/>
          <w:right w:val="nil"/>
          <w:between w:val="nil"/>
        </w:pBdr>
        <w:spacing w:after="0" w:line="240" w:lineRule="auto"/>
        <w:ind w:left="720"/>
        <w:jc w:val="both"/>
        <w:rPr>
          <w:rFonts w:ascii="Times New Roman" w:eastAsia="Times New Roman" w:hAnsi="Times New Roman" w:cs="Times New Roman"/>
          <w:color w:val="000000"/>
          <w:sz w:val="24"/>
          <w:szCs w:val="24"/>
        </w:rPr>
      </w:pPr>
    </w:p>
    <w:p w14:paraId="000003D4" w14:textId="77777777" w:rsidR="001D1787" w:rsidRDefault="00AA2F10" w:rsidP="00C760B5">
      <w:pPr>
        <w:widowControl w:val="0"/>
        <w:pBdr>
          <w:top w:val="nil"/>
          <w:left w:val="nil"/>
          <w:bottom w:val="nil"/>
          <w:right w:val="nil"/>
          <w:between w:val="nil"/>
        </w:pBdr>
        <w:spacing w:after="0" w:line="24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 Primary</w:t>
      </w:r>
      <w:r>
        <w:rPr>
          <w:rFonts w:ascii="Times New Roman" w:eastAsia="Times New Roman" w:hAnsi="Times New Roman" w:cs="Times New Roman"/>
          <w:color w:val="000000"/>
          <w:sz w:val="24"/>
          <w:szCs w:val="24"/>
        </w:rPr>
        <w:tab/>
        <w:t>()</w:t>
      </w:r>
      <w:r>
        <w:rPr>
          <w:rFonts w:ascii="Times New Roman" w:eastAsia="Times New Roman" w:hAnsi="Times New Roman" w:cs="Times New Roman"/>
          <w:color w:val="000000"/>
          <w:sz w:val="24"/>
          <w:szCs w:val="24"/>
        </w:rPr>
        <w:tab/>
        <w:t>d) College</w:t>
      </w:r>
      <w:r>
        <w:rPr>
          <w:rFonts w:ascii="Times New Roman" w:eastAsia="Times New Roman" w:hAnsi="Times New Roman" w:cs="Times New Roman"/>
          <w:color w:val="000000"/>
          <w:sz w:val="24"/>
          <w:szCs w:val="24"/>
        </w:rPr>
        <w:tab/>
        <w:t>()</w:t>
      </w:r>
    </w:p>
    <w:p w14:paraId="000003D5" w14:textId="77777777" w:rsidR="001D1787" w:rsidRDefault="001D1787" w:rsidP="00C760B5">
      <w:pPr>
        <w:widowControl w:val="0"/>
        <w:pBdr>
          <w:top w:val="nil"/>
          <w:left w:val="nil"/>
          <w:bottom w:val="nil"/>
          <w:right w:val="nil"/>
          <w:between w:val="nil"/>
        </w:pBdr>
        <w:spacing w:after="0" w:line="240" w:lineRule="auto"/>
        <w:ind w:left="720"/>
        <w:jc w:val="both"/>
        <w:rPr>
          <w:rFonts w:ascii="Times New Roman" w:eastAsia="Times New Roman" w:hAnsi="Times New Roman" w:cs="Times New Roman"/>
          <w:color w:val="000000"/>
          <w:sz w:val="24"/>
          <w:szCs w:val="24"/>
        </w:rPr>
      </w:pPr>
    </w:p>
    <w:p w14:paraId="000003D6" w14:textId="77777777" w:rsidR="001D1787" w:rsidRDefault="00AA2F10" w:rsidP="00C760B5">
      <w:pPr>
        <w:widowControl w:val="0"/>
        <w:pBdr>
          <w:top w:val="nil"/>
          <w:left w:val="nil"/>
          <w:bottom w:val="nil"/>
          <w:right w:val="nil"/>
          <w:between w:val="nil"/>
        </w:pBdr>
        <w:spacing w:after="0" w:line="24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 Others </w:t>
      </w:r>
      <w:r>
        <w:rPr>
          <w:rFonts w:ascii="Times New Roman" w:eastAsia="Times New Roman" w:hAnsi="Times New Roman" w:cs="Times New Roman"/>
          <w:color w:val="000000"/>
          <w:sz w:val="24"/>
          <w:szCs w:val="24"/>
          <w:u w:val="single"/>
        </w:rPr>
        <w:tab/>
      </w:r>
    </w:p>
    <w:p w14:paraId="000003D7" w14:textId="77777777" w:rsidR="001D1787" w:rsidRDefault="001D1787" w:rsidP="00C760B5">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p w14:paraId="000003D8" w14:textId="77777777" w:rsidR="001D1787" w:rsidRDefault="00AA2F10" w:rsidP="00C760B5">
      <w:pPr>
        <w:widowControl w:val="0"/>
        <w:numPr>
          <w:ilvl w:val="0"/>
          <w:numId w:val="3"/>
        </w:numPr>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What is your religious affiliation?</w:t>
      </w:r>
    </w:p>
    <w:p w14:paraId="000003D9" w14:textId="77777777" w:rsidR="001D1787" w:rsidRDefault="001D1787" w:rsidP="00C760B5">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p w14:paraId="000003DA" w14:textId="77777777" w:rsidR="001D1787" w:rsidRDefault="00AA2F10" w:rsidP="00C760B5">
      <w:pPr>
        <w:widowControl w:val="0"/>
        <w:pBdr>
          <w:top w:val="nil"/>
          <w:left w:val="nil"/>
          <w:bottom w:val="nil"/>
          <w:right w:val="nil"/>
          <w:between w:val="nil"/>
        </w:pBdr>
        <w:spacing w:after="0" w:line="24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Catholic</w:t>
      </w:r>
      <w:r>
        <w:rPr>
          <w:rFonts w:ascii="Times New Roman" w:eastAsia="Times New Roman" w:hAnsi="Times New Roman" w:cs="Times New Roman"/>
          <w:color w:val="000000"/>
          <w:sz w:val="24"/>
          <w:szCs w:val="24"/>
        </w:rPr>
        <w:tab/>
        <w:t>()</w:t>
      </w:r>
      <w:r>
        <w:rPr>
          <w:rFonts w:ascii="Times New Roman" w:eastAsia="Times New Roman" w:hAnsi="Times New Roman" w:cs="Times New Roman"/>
          <w:color w:val="000000"/>
          <w:sz w:val="24"/>
          <w:szCs w:val="24"/>
        </w:rPr>
        <w:tab/>
        <w:t>b) Protestant</w:t>
      </w:r>
      <w:proofErr w:type="gramStart"/>
      <w:r>
        <w:rPr>
          <w:rFonts w:ascii="Times New Roman" w:eastAsia="Times New Roman" w:hAnsi="Times New Roman" w:cs="Times New Roman"/>
          <w:color w:val="000000"/>
          <w:sz w:val="24"/>
          <w:szCs w:val="24"/>
        </w:rPr>
        <w:tab/>
        <w:t>( )</w:t>
      </w:r>
      <w:proofErr w:type="gramEnd"/>
    </w:p>
    <w:p w14:paraId="000003DB" w14:textId="77777777" w:rsidR="001D1787" w:rsidRDefault="00AA2F10" w:rsidP="00C760B5">
      <w:pPr>
        <w:widowControl w:val="0"/>
        <w:pBdr>
          <w:top w:val="nil"/>
          <w:left w:val="nil"/>
          <w:bottom w:val="nil"/>
          <w:right w:val="nil"/>
          <w:between w:val="nil"/>
        </w:pBdr>
        <w:spacing w:after="0" w:line="24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  Muslim</w:t>
      </w:r>
      <w:r>
        <w:rPr>
          <w:rFonts w:ascii="Times New Roman" w:eastAsia="Times New Roman" w:hAnsi="Times New Roman" w:cs="Times New Roman"/>
          <w:color w:val="000000"/>
          <w:sz w:val="24"/>
          <w:szCs w:val="24"/>
        </w:rPr>
        <w:tab/>
        <w:t>()</w:t>
      </w:r>
      <w:r>
        <w:rPr>
          <w:rFonts w:ascii="Times New Roman" w:eastAsia="Times New Roman" w:hAnsi="Times New Roman" w:cs="Times New Roman"/>
          <w:color w:val="000000"/>
          <w:sz w:val="24"/>
          <w:szCs w:val="24"/>
        </w:rPr>
        <w:tab/>
        <w:t xml:space="preserve">d) African Traditional Religion </w:t>
      </w:r>
      <w:proofErr w:type="gramStart"/>
      <w:r>
        <w:rPr>
          <w:rFonts w:ascii="Times New Roman" w:eastAsia="Times New Roman" w:hAnsi="Times New Roman" w:cs="Times New Roman"/>
          <w:color w:val="000000"/>
          <w:sz w:val="24"/>
          <w:szCs w:val="24"/>
        </w:rPr>
        <w:t>( )</w:t>
      </w:r>
      <w:proofErr w:type="gramEnd"/>
    </w:p>
    <w:p w14:paraId="000003DC" w14:textId="77777777" w:rsidR="001D1787" w:rsidRDefault="001D1787" w:rsidP="00C760B5">
      <w:pPr>
        <w:widowControl w:val="0"/>
        <w:pBdr>
          <w:top w:val="nil"/>
          <w:left w:val="nil"/>
          <w:bottom w:val="nil"/>
          <w:right w:val="nil"/>
          <w:between w:val="nil"/>
        </w:pBdr>
        <w:spacing w:after="0" w:line="240" w:lineRule="auto"/>
        <w:ind w:left="720"/>
        <w:jc w:val="both"/>
        <w:rPr>
          <w:rFonts w:ascii="Times New Roman" w:eastAsia="Times New Roman" w:hAnsi="Times New Roman" w:cs="Times New Roman"/>
          <w:color w:val="000000"/>
          <w:sz w:val="24"/>
          <w:szCs w:val="24"/>
        </w:rPr>
      </w:pPr>
    </w:p>
    <w:p w14:paraId="000003DD" w14:textId="77777777" w:rsidR="001D1787" w:rsidRDefault="00AA2F10" w:rsidP="00C760B5">
      <w:pPr>
        <w:widowControl w:val="0"/>
        <w:pBdr>
          <w:top w:val="nil"/>
          <w:left w:val="nil"/>
          <w:bottom w:val="nil"/>
          <w:right w:val="nil"/>
          <w:between w:val="nil"/>
        </w:pBdr>
        <w:spacing w:after="0" w:line="24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  Others, specify............................................................................................</w:t>
      </w:r>
    </w:p>
    <w:p w14:paraId="000003DE" w14:textId="77777777" w:rsidR="001D1787" w:rsidRDefault="001D1787" w:rsidP="00C760B5">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p w14:paraId="000003DF" w14:textId="77777777" w:rsidR="001D1787" w:rsidRDefault="001D1787" w:rsidP="00C760B5">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p w14:paraId="000003E0" w14:textId="77777777" w:rsidR="001D1787" w:rsidRDefault="001D1787" w:rsidP="00C760B5">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p w14:paraId="000003E1" w14:textId="77777777" w:rsidR="001D1787" w:rsidRDefault="00AA2F10" w:rsidP="00C760B5">
      <w:pPr>
        <w:widowControl w:val="0"/>
        <w:numPr>
          <w:ilvl w:val="0"/>
          <w:numId w:val="3"/>
        </w:numPr>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What is your employment status?</w:t>
      </w:r>
    </w:p>
    <w:p w14:paraId="000003E2" w14:textId="77777777" w:rsidR="001D1787" w:rsidRDefault="001D1787" w:rsidP="00C760B5">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p w14:paraId="000003E3" w14:textId="77777777" w:rsidR="001D1787" w:rsidRDefault="001D1787" w:rsidP="00C760B5">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tbl>
      <w:tblPr>
        <w:tblStyle w:val="a8"/>
        <w:tblW w:w="6800" w:type="dxa"/>
        <w:tblInd w:w="1117" w:type="dxa"/>
        <w:tblLayout w:type="fixed"/>
        <w:tblLook w:val="0000" w:firstRow="0" w:lastRow="0" w:firstColumn="0" w:lastColumn="0" w:noHBand="0" w:noVBand="0"/>
      </w:tblPr>
      <w:tblGrid>
        <w:gridCol w:w="1835"/>
        <w:gridCol w:w="1565"/>
        <w:gridCol w:w="2855"/>
        <w:gridCol w:w="545"/>
      </w:tblGrid>
      <w:tr w:rsidR="001D1787" w14:paraId="5243B12D" w14:textId="77777777">
        <w:trPr>
          <w:trHeight w:val="408"/>
        </w:trPr>
        <w:tc>
          <w:tcPr>
            <w:tcW w:w="1835" w:type="dxa"/>
          </w:tcPr>
          <w:p w14:paraId="000003E4" w14:textId="77777777" w:rsidR="001D1787" w:rsidRDefault="00AA2F10" w:rsidP="00C760B5">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Employed</w:t>
            </w:r>
          </w:p>
        </w:tc>
        <w:tc>
          <w:tcPr>
            <w:tcW w:w="1565" w:type="dxa"/>
          </w:tcPr>
          <w:p w14:paraId="000003E5" w14:textId="77777777" w:rsidR="001D1787" w:rsidRDefault="00AA2F10" w:rsidP="00C760B5">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w:t>
            </w:r>
          </w:p>
        </w:tc>
        <w:tc>
          <w:tcPr>
            <w:tcW w:w="2855" w:type="dxa"/>
          </w:tcPr>
          <w:p w14:paraId="000003E6" w14:textId="77777777" w:rsidR="001D1787" w:rsidRDefault="00AA2F10" w:rsidP="00C760B5">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 self-employed</w:t>
            </w:r>
          </w:p>
        </w:tc>
        <w:tc>
          <w:tcPr>
            <w:tcW w:w="545" w:type="dxa"/>
          </w:tcPr>
          <w:p w14:paraId="000003E7" w14:textId="77777777" w:rsidR="001D1787" w:rsidRDefault="00AA2F10" w:rsidP="00C760B5">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w:t>
            </w:r>
          </w:p>
        </w:tc>
      </w:tr>
      <w:tr w:rsidR="001D1787" w14:paraId="09F0E1E5" w14:textId="77777777">
        <w:trPr>
          <w:trHeight w:val="408"/>
        </w:trPr>
        <w:tc>
          <w:tcPr>
            <w:tcW w:w="1835" w:type="dxa"/>
          </w:tcPr>
          <w:p w14:paraId="000003E8" w14:textId="77777777" w:rsidR="001D1787" w:rsidRDefault="00AA2F10" w:rsidP="00C760B5">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 unemployed</w:t>
            </w:r>
          </w:p>
        </w:tc>
        <w:tc>
          <w:tcPr>
            <w:tcW w:w="1565" w:type="dxa"/>
          </w:tcPr>
          <w:p w14:paraId="000003E9" w14:textId="77777777" w:rsidR="001D1787" w:rsidRDefault="00AA2F10" w:rsidP="00C760B5">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w:t>
            </w:r>
          </w:p>
        </w:tc>
        <w:tc>
          <w:tcPr>
            <w:tcW w:w="2855" w:type="dxa"/>
          </w:tcPr>
          <w:p w14:paraId="000003EA" w14:textId="77777777" w:rsidR="001D1787" w:rsidRDefault="001D1787" w:rsidP="00C760B5">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tc>
        <w:tc>
          <w:tcPr>
            <w:tcW w:w="545" w:type="dxa"/>
          </w:tcPr>
          <w:p w14:paraId="000003EB" w14:textId="77777777" w:rsidR="001D1787" w:rsidRDefault="001D1787" w:rsidP="00C760B5">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tc>
      </w:tr>
    </w:tbl>
    <w:p w14:paraId="000003EC" w14:textId="77777777" w:rsidR="001D1787" w:rsidRDefault="001D1787" w:rsidP="00C760B5">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p w14:paraId="000003ED" w14:textId="77777777" w:rsidR="001D1787" w:rsidRDefault="00AA2F10" w:rsidP="00C760B5">
      <w:pPr>
        <w:widowControl w:val="0"/>
        <w:pBdr>
          <w:top w:val="nil"/>
          <w:left w:val="nil"/>
          <w:bottom w:val="nil"/>
          <w:right w:val="nil"/>
          <w:between w:val="nil"/>
        </w:pBdr>
        <w:spacing w:after="0" w:line="24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Section B. Communication Channels</w:t>
      </w:r>
    </w:p>
    <w:p w14:paraId="000003EE" w14:textId="77777777" w:rsidR="001D1787" w:rsidRDefault="001D1787" w:rsidP="00C760B5">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p w14:paraId="000003EF" w14:textId="77777777" w:rsidR="001D1787" w:rsidRDefault="00AA2F10" w:rsidP="00C760B5">
      <w:pPr>
        <w:widowControl w:val="0"/>
        <w:numPr>
          <w:ilvl w:val="0"/>
          <w:numId w:val="3"/>
        </w:numPr>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How do you typically receive information about family planning methods and services?</w:t>
      </w:r>
    </w:p>
    <w:p w14:paraId="000003F0" w14:textId="77777777" w:rsidR="001D1787" w:rsidRDefault="00AA2F10" w:rsidP="00C760B5">
      <w:pPr>
        <w:widowControl w:val="0"/>
        <w:numPr>
          <w:ilvl w:val="0"/>
          <w:numId w:val="2"/>
        </w:numPr>
        <w:pBdr>
          <w:top w:val="nil"/>
          <w:left w:val="nil"/>
          <w:bottom w:val="nil"/>
          <w:right w:val="nil"/>
          <w:between w:val="nil"/>
        </w:pBdr>
        <w:spacing w:after="0" w:line="240" w:lineRule="auto"/>
        <w:jc w:val="both"/>
        <w:rPr>
          <w:sz w:val="24"/>
          <w:szCs w:val="24"/>
        </w:rPr>
      </w:pPr>
      <w:r>
        <w:rPr>
          <w:rFonts w:ascii="Times New Roman" w:eastAsia="Times New Roman" w:hAnsi="Times New Roman" w:cs="Times New Roman"/>
          <w:color w:val="000000"/>
          <w:sz w:val="24"/>
          <w:szCs w:val="24"/>
        </w:rPr>
        <w:t>Radio/TV</w:t>
      </w:r>
    </w:p>
    <w:p w14:paraId="000003F1" w14:textId="77777777" w:rsidR="001D1787" w:rsidRDefault="00AA2F10" w:rsidP="00C760B5">
      <w:pPr>
        <w:widowControl w:val="0"/>
        <w:numPr>
          <w:ilvl w:val="0"/>
          <w:numId w:val="2"/>
        </w:numPr>
        <w:pBdr>
          <w:top w:val="nil"/>
          <w:left w:val="nil"/>
          <w:bottom w:val="nil"/>
          <w:right w:val="nil"/>
          <w:between w:val="nil"/>
        </w:pBdr>
        <w:spacing w:after="0" w:line="240" w:lineRule="auto"/>
        <w:jc w:val="both"/>
        <w:rPr>
          <w:sz w:val="24"/>
          <w:szCs w:val="24"/>
        </w:rPr>
      </w:pPr>
      <w:r>
        <w:rPr>
          <w:rFonts w:ascii="Times New Roman" w:eastAsia="Times New Roman" w:hAnsi="Times New Roman" w:cs="Times New Roman"/>
          <w:color w:val="000000"/>
          <w:sz w:val="24"/>
          <w:szCs w:val="24"/>
        </w:rPr>
        <w:t>Community meetings</w:t>
      </w:r>
    </w:p>
    <w:p w14:paraId="000003F2" w14:textId="77777777" w:rsidR="001D1787" w:rsidRDefault="00AA2F10" w:rsidP="00C760B5">
      <w:pPr>
        <w:widowControl w:val="0"/>
        <w:numPr>
          <w:ilvl w:val="0"/>
          <w:numId w:val="2"/>
        </w:numPr>
        <w:pBdr>
          <w:top w:val="nil"/>
          <w:left w:val="nil"/>
          <w:bottom w:val="nil"/>
          <w:right w:val="nil"/>
          <w:between w:val="nil"/>
        </w:pBdr>
        <w:spacing w:after="0" w:line="240" w:lineRule="auto"/>
        <w:jc w:val="both"/>
        <w:rPr>
          <w:sz w:val="24"/>
          <w:szCs w:val="24"/>
        </w:rPr>
      </w:pPr>
      <w:r>
        <w:rPr>
          <w:rFonts w:ascii="Times New Roman" w:eastAsia="Times New Roman" w:hAnsi="Times New Roman" w:cs="Times New Roman"/>
          <w:color w:val="000000"/>
          <w:sz w:val="24"/>
          <w:szCs w:val="24"/>
        </w:rPr>
        <w:t>Health clinics</w:t>
      </w:r>
    </w:p>
    <w:p w14:paraId="000003F3" w14:textId="77777777" w:rsidR="001D1787" w:rsidRDefault="00AA2F10" w:rsidP="00C760B5">
      <w:pPr>
        <w:widowControl w:val="0"/>
        <w:numPr>
          <w:ilvl w:val="0"/>
          <w:numId w:val="2"/>
        </w:numPr>
        <w:pBdr>
          <w:top w:val="nil"/>
          <w:left w:val="nil"/>
          <w:bottom w:val="nil"/>
          <w:right w:val="nil"/>
          <w:between w:val="nil"/>
        </w:pBdr>
        <w:spacing w:after="0" w:line="240" w:lineRule="auto"/>
        <w:jc w:val="both"/>
        <w:rPr>
          <w:sz w:val="24"/>
          <w:szCs w:val="24"/>
        </w:rPr>
      </w:pPr>
      <w:r>
        <w:rPr>
          <w:rFonts w:ascii="Times New Roman" w:eastAsia="Times New Roman" w:hAnsi="Times New Roman" w:cs="Times New Roman"/>
          <w:color w:val="000000"/>
          <w:sz w:val="24"/>
          <w:szCs w:val="24"/>
        </w:rPr>
        <w:t>Social media</w:t>
      </w:r>
    </w:p>
    <w:p w14:paraId="000003F4" w14:textId="77777777" w:rsidR="001D1787" w:rsidRDefault="00AA2F10" w:rsidP="00C760B5">
      <w:pPr>
        <w:widowControl w:val="0"/>
        <w:numPr>
          <w:ilvl w:val="0"/>
          <w:numId w:val="2"/>
        </w:numPr>
        <w:pBdr>
          <w:top w:val="nil"/>
          <w:left w:val="nil"/>
          <w:bottom w:val="nil"/>
          <w:right w:val="nil"/>
          <w:between w:val="nil"/>
        </w:pBdr>
        <w:spacing w:after="0" w:line="240" w:lineRule="auto"/>
        <w:jc w:val="both"/>
        <w:rPr>
          <w:sz w:val="24"/>
          <w:szCs w:val="24"/>
        </w:rPr>
      </w:pPr>
      <w:r>
        <w:rPr>
          <w:rFonts w:ascii="Times New Roman" w:eastAsia="Times New Roman" w:hAnsi="Times New Roman" w:cs="Times New Roman"/>
          <w:color w:val="000000"/>
          <w:sz w:val="24"/>
          <w:szCs w:val="24"/>
        </w:rPr>
        <w:t>Word of mouth</w:t>
      </w:r>
    </w:p>
    <w:p w14:paraId="000003F5" w14:textId="77777777" w:rsidR="001D1787" w:rsidRDefault="00AA2F10" w:rsidP="00C760B5">
      <w:pPr>
        <w:widowControl w:val="0"/>
        <w:numPr>
          <w:ilvl w:val="0"/>
          <w:numId w:val="2"/>
        </w:numPr>
        <w:pBdr>
          <w:top w:val="nil"/>
          <w:left w:val="nil"/>
          <w:bottom w:val="nil"/>
          <w:right w:val="nil"/>
          <w:between w:val="nil"/>
        </w:pBdr>
        <w:spacing w:after="0" w:line="240" w:lineRule="auto"/>
        <w:jc w:val="both"/>
        <w:rPr>
          <w:sz w:val="24"/>
          <w:szCs w:val="24"/>
        </w:rPr>
      </w:pPr>
      <w:r>
        <w:rPr>
          <w:rFonts w:ascii="Times New Roman" w:eastAsia="Times New Roman" w:hAnsi="Times New Roman" w:cs="Times New Roman"/>
          <w:color w:val="000000"/>
          <w:sz w:val="24"/>
          <w:szCs w:val="24"/>
        </w:rPr>
        <w:t>Other (please specify): ______</w:t>
      </w:r>
    </w:p>
    <w:p w14:paraId="000003F6" w14:textId="77777777" w:rsidR="001D1787" w:rsidRDefault="001D1787" w:rsidP="00C760B5">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p w14:paraId="000003F7" w14:textId="77777777" w:rsidR="001D1787" w:rsidRDefault="001D1787" w:rsidP="00C760B5">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p w14:paraId="000003F8" w14:textId="77777777" w:rsidR="001D1787" w:rsidRDefault="00AA2F10" w:rsidP="00C760B5">
      <w:pPr>
        <w:widowControl w:val="0"/>
        <w:numPr>
          <w:ilvl w:val="0"/>
          <w:numId w:val="3"/>
        </w:numPr>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Which one is your most preferred and why?</w:t>
      </w:r>
    </w:p>
    <w:p w14:paraId="000003F9" w14:textId="77777777" w:rsidR="001D1787" w:rsidRDefault="001D1787" w:rsidP="00C760B5">
      <w:pPr>
        <w:widowControl w:val="0"/>
        <w:pBdr>
          <w:top w:val="nil"/>
          <w:left w:val="nil"/>
          <w:bottom w:val="nil"/>
          <w:right w:val="nil"/>
          <w:between w:val="nil"/>
        </w:pBdr>
        <w:spacing w:after="0" w:line="240" w:lineRule="auto"/>
        <w:ind w:left="720"/>
        <w:jc w:val="both"/>
        <w:rPr>
          <w:rFonts w:ascii="Times New Roman" w:eastAsia="Times New Roman" w:hAnsi="Times New Roman" w:cs="Times New Roman"/>
          <w:color w:val="000000"/>
          <w:sz w:val="24"/>
          <w:szCs w:val="24"/>
        </w:rPr>
      </w:pPr>
    </w:p>
    <w:p w14:paraId="000003FA" w14:textId="77777777" w:rsidR="001D1787" w:rsidRDefault="00AA2F10" w:rsidP="00C760B5">
      <w:pPr>
        <w:widowControl w:val="0"/>
        <w:pBdr>
          <w:top w:val="nil"/>
          <w:left w:val="nil"/>
          <w:bottom w:val="nil"/>
          <w:right w:val="nil"/>
          <w:between w:val="nil"/>
        </w:pBdr>
        <w:spacing w:after="0" w:line="24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p w14:paraId="000003FB" w14:textId="77777777" w:rsidR="001D1787" w:rsidRDefault="001D1787" w:rsidP="00C760B5">
      <w:pPr>
        <w:widowControl w:val="0"/>
        <w:pBdr>
          <w:top w:val="nil"/>
          <w:left w:val="nil"/>
          <w:bottom w:val="nil"/>
          <w:right w:val="nil"/>
          <w:between w:val="nil"/>
        </w:pBdr>
        <w:spacing w:after="0" w:line="240" w:lineRule="auto"/>
        <w:ind w:left="720"/>
        <w:jc w:val="both"/>
        <w:rPr>
          <w:rFonts w:ascii="Times New Roman" w:eastAsia="Times New Roman" w:hAnsi="Times New Roman" w:cs="Times New Roman"/>
          <w:color w:val="000000"/>
          <w:sz w:val="24"/>
          <w:szCs w:val="24"/>
        </w:rPr>
      </w:pPr>
    </w:p>
    <w:p w14:paraId="000003FC" w14:textId="77777777" w:rsidR="001D1787" w:rsidRDefault="00AA2F10" w:rsidP="00C760B5">
      <w:pPr>
        <w:widowControl w:val="0"/>
        <w:pBdr>
          <w:top w:val="nil"/>
          <w:left w:val="nil"/>
          <w:bottom w:val="nil"/>
          <w:right w:val="nil"/>
          <w:between w:val="nil"/>
        </w:pBdr>
        <w:spacing w:after="0" w:line="24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p w14:paraId="000003FD" w14:textId="77777777" w:rsidR="001D1787" w:rsidRDefault="001D1787" w:rsidP="00C760B5">
      <w:pPr>
        <w:widowControl w:val="0"/>
        <w:pBdr>
          <w:top w:val="nil"/>
          <w:left w:val="nil"/>
          <w:bottom w:val="nil"/>
          <w:right w:val="nil"/>
          <w:between w:val="nil"/>
        </w:pBdr>
        <w:spacing w:after="0" w:line="240" w:lineRule="auto"/>
        <w:ind w:left="720"/>
        <w:jc w:val="both"/>
        <w:rPr>
          <w:rFonts w:ascii="Times New Roman" w:eastAsia="Times New Roman" w:hAnsi="Times New Roman" w:cs="Times New Roman"/>
          <w:color w:val="000000"/>
          <w:sz w:val="24"/>
          <w:szCs w:val="24"/>
        </w:rPr>
      </w:pPr>
    </w:p>
    <w:p w14:paraId="000003FE" w14:textId="77777777" w:rsidR="001D1787" w:rsidRDefault="00AA2F10" w:rsidP="00C760B5">
      <w:pPr>
        <w:widowControl w:val="0"/>
        <w:pBdr>
          <w:top w:val="nil"/>
          <w:left w:val="nil"/>
          <w:bottom w:val="nil"/>
          <w:right w:val="nil"/>
          <w:between w:val="nil"/>
        </w:pBdr>
        <w:spacing w:after="0" w:line="24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p w14:paraId="000003FF" w14:textId="77777777" w:rsidR="001D1787" w:rsidRDefault="001D1787" w:rsidP="00C760B5">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p w14:paraId="00000400" w14:textId="77777777" w:rsidR="001D1787" w:rsidRDefault="001D1787" w:rsidP="00C760B5">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p w14:paraId="00000401" w14:textId="77777777" w:rsidR="001D1787" w:rsidRDefault="00AA2F10" w:rsidP="00C760B5">
      <w:pPr>
        <w:widowControl w:val="0"/>
        <w:numPr>
          <w:ilvl w:val="0"/>
          <w:numId w:val="3"/>
        </w:numPr>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Did the information you received influence your perspective on family planning?</w:t>
      </w:r>
    </w:p>
    <w:p w14:paraId="00000402" w14:textId="77777777" w:rsidR="001D1787" w:rsidRDefault="001D1787" w:rsidP="00C760B5">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p w14:paraId="00000403" w14:textId="77777777" w:rsidR="001D1787" w:rsidRDefault="00AA2F10" w:rsidP="00C760B5">
      <w:pPr>
        <w:widowControl w:val="0"/>
        <w:pBdr>
          <w:top w:val="nil"/>
          <w:left w:val="nil"/>
          <w:bottom w:val="nil"/>
          <w:right w:val="nil"/>
          <w:between w:val="nil"/>
        </w:pBdr>
        <w:spacing w:after="0" w:line="240" w:lineRule="auto"/>
        <w:ind w:left="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p w14:paraId="00000404" w14:textId="77777777" w:rsidR="001D1787" w:rsidRDefault="001D1787" w:rsidP="00C760B5">
      <w:pPr>
        <w:widowControl w:val="0"/>
        <w:pBdr>
          <w:top w:val="nil"/>
          <w:left w:val="nil"/>
          <w:bottom w:val="nil"/>
          <w:right w:val="nil"/>
          <w:between w:val="nil"/>
        </w:pBdr>
        <w:spacing w:after="0" w:line="240" w:lineRule="auto"/>
        <w:ind w:left="360"/>
        <w:jc w:val="both"/>
        <w:rPr>
          <w:rFonts w:ascii="Times New Roman" w:eastAsia="Times New Roman" w:hAnsi="Times New Roman" w:cs="Times New Roman"/>
          <w:color w:val="000000"/>
          <w:sz w:val="24"/>
          <w:szCs w:val="24"/>
        </w:rPr>
      </w:pPr>
    </w:p>
    <w:p w14:paraId="00000405" w14:textId="77777777" w:rsidR="001D1787" w:rsidRDefault="00AA2F10" w:rsidP="00C760B5">
      <w:pPr>
        <w:widowControl w:val="0"/>
        <w:pBdr>
          <w:top w:val="nil"/>
          <w:left w:val="nil"/>
          <w:bottom w:val="nil"/>
          <w:right w:val="nil"/>
          <w:between w:val="nil"/>
        </w:pBdr>
        <w:spacing w:after="0" w:line="240" w:lineRule="auto"/>
        <w:ind w:left="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p w14:paraId="00000406" w14:textId="77777777" w:rsidR="001D1787" w:rsidRDefault="001D1787" w:rsidP="00C760B5">
      <w:pPr>
        <w:widowControl w:val="0"/>
        <w:pBdr>
          <w:top w:val="nil"/>
          <w:left w:val="nil"/>
          <w:bottom w:val="nil"/>
          <w:right w:val="nil"/>
          <w:between w:val="nil"/>
        </w:pBdr>
        <w:spacing w:after="0" w:line="240" w:lineRule="auto"/>
        <w:ind w:left="360"/>
        <w:jc w:val="both"/>
        <w:rPr>
          <w:rFonts w:ascii="Times New Roman" w:eastAsia="Times New Roman" w:hAnsi="Times New Roman" w:cs="Times New Roman"/>
          <w:color w:val="000000"/>
          <w:sz w:val="24"/>
          <w:szCs w:val="24"/>
        </w:rPr>
      </w:pPr>
    </w:p>
    <w:p w14:paraId="00000407" w14:textId="77777777" w:rsidR="001D1787" w:rsidRDefault="00AA2F10" w:rsidP="00C760B5">
      <w:pPr>
        <w:widowControl w:val="0"/>
        <w:pBdr>
          <w:top w:val="nil"/>
          <w:left w:val="nil"/>
          <w:bottom w:val="nil"/>
          <w:right w:val="nil"/>
          <w:between w:val="nil"/>
        </w:pBdr>
        <w:spacing w:after="0" w:line="240" w:lineRule="auto"/>
        <w:ind w:left="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p w14:paraId="00000408" w14:textId="77777777" w:rsidR="001D1787" w:rsidRDefault="001D1787" w:rsidP="00C760B5">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p w14:paraId="00000409" w14:textId="77777777" w:rsidR="001D1787" w:rsidRDefault="00AA2F10" w:rsidP="00C760B5">
      <w:pPr>
        <w:widowControl w:val="0"/>
        <w:numPr>
          <w:ilvl w:val="0"/>
          <w:numId w:val="3"/>
        </w:numPr>
        <w:pBdr>
          <w:top w:val="nil"/>
          <w:left w:val="nil"/>
          <w:bottom w:val="nil"/>
          <w:right w:val="nil"/>
          <w:between w:val="nil"/>
        </w:pBdr>
        <w:spacing w:after="0" w:line="240" w:lineRule="auto"/>
        <w:jc w:val="both"/>
        <w:rPr>
          <w:sz w:val="24"/>
          <w:szCs w:val="24"/>
        </w:rPr>
      </w:pPr>
      <w:r>
        <w:rPr>
          <w:rFonts w:ascii="Times New Roman" w:eastAsia="Times New Roman" w:hAnsi="Times New Roman" w:cs="Times New Roman"/>
          <w:b/>
          <w:bCs/>
          <w:color w:val="000000"/>
          <w:sz w:val="24"/>
          <w:szCs w:val="24"/>
        </w:rPr>
        <w:t>Note</w:t>
      </w:r>
      <w:r>
        <w:rPr>
          <w:rFonts w:ascii="Times New Roman" w:eastAsia="Times New Roman" w:hAnsi="Times New Roman" w:cs="Times New Roman"/>
          <w:color w:val="000000"/>
          <w:sz w:val="24"/>
          <w:szCs w:val="24"/>
        </w:rPr>
        <w:t>: For each of the questions, tick against your response or write your response in the blank space provided.</w:t>
      </w:r>
    </w:p>
    <w:p w14:paraId="0000040A" w14:textId="77777777" w:rsidR="001D1787" w:rsidRDefault="00AA2F10" w:rsidP="00C760B5">
      <w:pPr>
        <w:widowControl w:val="0"/>
        <w:pBdr>
          <w:top w:val="nil"/>
          <w:left w:val="nil"/>
          <w:bottom w:val="nil"/>
          <w:right w:val="nil"/>
          <w:between w:val="nil"/>
        </w:pBdr>
        <w:spacing w:after="0" w:line="24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To what extent does each of the following factors influence perspective and decision on family planning? Using a Likert scale of 1-5: No extent </w:t>
      </w:r>
      <w:r>
        <w:rPr>
          <w:rFonts w:ascii="Times New Roman" w:eastAsia="Times New Roman" w:hAnsi="Times New Roman" w:cs="Times New Roman"/>
          <w:b/>
          <w:bCs/>
          <w:color w:val="000000"/>
          <w:sz w:val="24"/>
          <w:szCs w:val="24"/>
        </w:rPr>
        <w:t xml:space="preserve">(1), </w:t>
      </w:r>
      <w:r>
        <w:rPr>
          <w:rFonts w:ascii="Times New Roman" w:eastAsia="Times New Roman" w:hAnsi="Times New Roman" w:cs="Times New Roman"/>
          <w:color w:val="000000"/>
          <w:sz w:val="24"/>
          <w:szCs w:val="24"/>
        </w:rPr>
        <w:t xml:space="preserve">Little extent, </w:t>
      </w:r>
      <w:r>
        <w:rPr>
          <w:rFonts w:ascii="Times New Roman" w:eastAsia="Times New Roman" w:hAnsi="Times New Roman" w:cs="Times New Roman"/>
          <w:b/>
          <w:bCs/>
          <w:color w:val="000000"/>
          <w:sz w:val="24"/>
          <w:szCs w:val="24"/>
        </w:rPr>
        <w:t xml:space="preserve">(2), </w:t>
      </w:r>
      <w:r>
        <w:rPr>
          <w:rFonts w:ascii="Times New Roman" w:eastAsia="Times New Roman" w:hAnsi="Times New Roman" w:cs="Times New Roman"/>
          <w:color w:val="000000"/>
          <w:sz w:val="24"/>
          <w:szCs w:val="24"/>
        </w:rPr>
        <w:t xml:space="preserve">Moderate extent </w:t>
      </w:r>
      <w:r>
        <w:rPr>
          <w:rFonts w:ascii="Times New Roman" w:eastAsia="Times New Roman" w:hAnsi="Times New Roman" w:cs="Times New Roman"/>
          <w:b/>
          <w:bCs/>
          <w:color w:val="000000"/>
          <w:sz w:val="24"/>
          <w:szCs w:val="24"/>
        </w:rPr>
        <w:t xml:space="preserve">(3), </w:t>
      </w:r>
      <w:r>
        <w:rPr>
          <w:rFonts w:ascii="Times New Roman" w:eastAsia="Times New Roman" w:hAnsi="Times New Roman" w:cs="Times New Roman"/>
          <w:color w:val="000000"/>
          <w:sz w:val="24"/>
          <w:szCs w:val="24"/>
        </w:rPr>
        <w:t xml:space="preserve">Large extent </w:t>
      </w:r>
      <w:r>
        <w:rPr>
          <w:rFonts w:ascii="Times New Roman" w:eastAsia="Times New Roman" w:hAnsi="Times New Roman" w:cs="Times New Roman"/>
          <w:b/>
          <w:bCs/>
          <w:color w:val="000000"/>
          <w:sz w:val="24"/>
          <w:szCs w:val="24"/>
        </w:rPr>
        <w:t xml:space="preserve">(4) </w:t>
      </w:r>
      <w:r>
        <w:rPr>
          <w:rFonts w:ascii="Times New Roman" w:eastAsia="Times New Roman" w:hAnsi="Times New Roman" w:cs="Times New Roman"/>
          <w:color w:val="000000"/>
          <w:sz w:val="24"/>
          <w:szCs w:val="24"/>
        </w:rPr>
        <w:t>and Very</w:t>
      </w:r>
    </w:p>
    <w:p w14:paraId="0000040B" w14:textId="77777777" w:rsidR="001D1787" w:rsidRDefault="00AA2F10" w:rsidP="00C760B5">
      <w:pPr>
        <w:widowControl w:val="0"/>
        <w:pBdr>
          <w:top w:val="nil"/>
          <w:left w:val="nil"/>
          <w:bottom w:val="nil"/>
          <w:right w:val="nil"/>
          <w:between w:val="nil"/>
        </w:pBdr>
        <w:spacing w:after="0" w:line="240" w:lineRule="auto"/>
        <w:ind w:left="720"/>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color w:val="000000"/>
          <w:sz w:val="24"/>
          <w:szCs w:val="24"/>
        </w:rPr>
        <w:t xml:space="preserve">large extent </w:t>
      </w:r>
      <w:r>
        <w:rPr>
          <w:rFonts w:ascii="Times New Roman" w:eastAsia="Times New Roman" w:hAnsi="Times New Roman" w:cs="Times New Roman"/>
          <w:b/>
          <w:bCs/>
          <w:color w:val="000000"/>
          <w:sz w:val="24"/>
          <w:szCs w:val="24"/>
        </w:rPr>
        <w:t>(5)</w:t>
      </w:r>
    </w:p>
    <w:p w14:paraId="0000040C" w14:textId="77777777" w:rsidR="001D1787" w:rsidRDefault="001D1787" w:rsidP="00C760B5">
      <w:pPr>
        <w:widowControl w:val="0"/>
        <w:pBdr>
          <w:top w:val="nil"/>
          <w:left w:val="nil"/>
          <w:bottom w:val="nil"/>
          <w:right w:val="nil"/>
          <w:between w:val="nil"/>
        </w:pBdr>
        <w:spacing w:after="0" w:line="240" w:lineRule="auto"/>
        <w:jc w:val="both"/>
        <w:rPr>
          <w:rFonts w:ascii="Times New Roman" w:eastAsia="Times New Roman" w:hAnsi="Times New Roman" w:cs="Times New Roman"/>
          <w:b/>
          <w:bCs/>
          <w:color w:val="000000"/>
          <w:sz w:val="24"/>
          <w:szCs w:val="24"/>
        </w:rPr>
      </w:pPr>
    </w:p>
    <w:tbl>
      <w:tblPr>
        <w:tblStyle w:val="a9"/>
        <w:tblW w:w="8858" w:type="dxa"/>
        <w:tblInd w:w="3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177"/>
        <w:gridCol w:w="337"/>
        <w:gridCol w:w="336"/>
        <w:gridCol w:w="336"/>
        <w:gridCol w:w="336"/>
        <w:gridCol w:w="336"/>
      </w:tblGrid>
      <w:tr w:rsidR="001D1787" w14:paraId="7916B9CC" w14:textId="77777777">
        <w:trPr>
          <w:trHeight w:val="551"/>
        </w:trPr>
        <w:tc>
          <w:tcPr>
            <w:tcW w:w="7177" w:type="dxa"/>
          </w:tcPr>
          <w:p w14:paraId="0000040D" w14:textId="77777777" w:rsidR="001D1787" w:rsidRDefault="00AA2F10" w:rsidP="00C760B5">
            <w:pPr>
              <w:widowControl w:val="0"/>
              <w:pBdr>
                <w:top w:val="nil"/>
                <w:left w:val="nil"/>
                <w:bottom w:val="nil"/>
                <w:right w:val="nil"/>
                <w:between w:val="nil"/>
              </w:pBdr>
              <w:spacing w:after="0" w:line="24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Factors Under Consideration</w:t>
            </w:r>
          </w:p>
        </w:tc>
        <w:tc>
          <w:tcPr>
            <w:tcW w:w="337" w:type="dxa"/>
          </w:tcPr>
          <w:p w14:paraId="0000040E" w14:textId="77777777" w:rsidR="001D1787" w:rsidRDefault="00AA2F10" w:rsidP="00C760B5">
            <w:pPr>
              <w:widowControl w:val="0"/>
              <w:pBdr>
                <w:top w:val="nil"/>
                <w:left w:val="nil"/>
                <w:bottom w:val="nil"/>
                <w:right w:val="nil"/>
                <w:between w:val="nil"/>
              </w:pBdr>
              <w:spacing w:after="0" w:line="24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1</w:t>
            </w:r>
          </w:p>
        </w:tc>
        <w:tc>
          <w:tcPr>
            <w:tcW w:w="336" w:type="dxa"/>
          </w:tcPr>
          <w:p w14:paraId="0000040F" w14:textId="77777777" w:rsidR="001D1787" w:rsidRDefault="00AA2F10" w:rsidP="00C760B5">
            <w:pPr>
              <w:widowControl w:val="0"/>
              <w:pBdr>
                <w:top w:val="nil"/>
                <w:left w:val="nil"/>
                <w:bottom w:val="nil"/>
                <w:right w:val="nil"/>
                <w:between w:val="nil"/>
              </w:pBdr>
              <w:spacing w:after="0" w:line="24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2</w:t>
            </w:r>
          </w:p>
        </w:tc>
        <w:tc>
          <w:tcPr>
            <w:tcW w:w="336" w:type="dxa"/>
          </w:tcPr>
          <w:p w14:paraId="00000410" w14:textId="77777777" w:rsidR="001D1787" w:rsidRDefault="00AA2F10" w:rsidP="00C760B5">
            <w:pPr>
              <w:widowControl w:val="0"/>
              <w:pBdr>
                <w:top w:val="nil"/>
                <w:left w:val="nil"/>
                <w:bottom w:val="nil"/>
                <w:right w:val="nil"/>
                <w:between w:val="nil"/>
              </w:pBdr>
              <w:spacing w:after="0" w:line="24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3</w:t>
            </w:r>
          </w:p>
        </w:tc>
        <w:tc>
          <w:tcPr>
            <w:tcW w:w="336" w:type="dxa"/>
          </w:tcPr>
          <w:p w14:paraId="00000411" w14:textId="77777777" w:rsidR="001D1787" w:rsidRDefault="00AA2F10" w:rsidP="00C760B5">
            <w:pPr>
              <w:widowControl w:val="0"/>
              <w:pBdr>
                <w:top w:val="nil"/>
                <w:left w:val="nil"/>
                <w:bottom w:val="nil"/>
                <w:right w:val="nil"/>
                <w:between w:val="nil"/>
              </w:pBdr>
              <w:spacing w:after="0" w:line="24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4</w:t>
            </w:r>
          </w:p>
        </w:tc>
        <w:tc>
          <w:tcPr>
            <w:tcW w:w="336" w:type="dxa"/>
          </w:tcPr>
          <w:p w14:paraId="00000412" w14:textId="77777777" w:rsidR="001D1787" w:rsidRDefault="00AA2F10" w:rsidP="00C760B5">
            <w:pPr>
              <w:widowControl w:val="0"/>
              <w:pBdr>
                <w:top w:val="nil"/>
                <w:left w:val="nil"/>
                <w:bottom w:val="nil"/>
                <w:right w:val="nil"/>
                <w:between w:val="nil"/>
              </w:pBdr>
              <w:spacing w:after="0" w:line="24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5</w:t>
            </w:r>
          </w:p>
        </w:tc>
      </w:tr>
      <w:tr w:rsidR="001D1787" w14:paraId="77E2BC5E" w14:textId="77777777">
        <w:trPr>
          <w:trHeight w:val="1656"/>
        </w:trPr>
        <w:tc>
          <w:tcPr>
            <w:tcW w:w="7177" w:type="dxa"/>
          </w:tcPr>
          <w:p w14:paraId="00000413" w14:textId="77777777" w:rsidR="001D1787" w:rsidRDefault="00AA2F10" w:rsidP="00C760B5">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To what extent does cultural beliefs and norms influence your perspective and decision on family planning?</w:t>
            </w:r>
          </w:p>
        </w:tc>
        <w:tc>
          <w:tcPr>
            <w:tcW w:w="337" w:type="dxa"/>
          </w:tcPr>
          <w:p w14:paraId="00000414" w14:textId="77777777" w:rsidR="001D1787" w:rsidRDefault="001D1787" w:rsidP="00C760B5">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tc>
        <w:tc>
          <w:tcPr>
            <w:tcW w:w="336" w:type="dxa"/>
          </w:tcPr>
          <w:p w14:paraId="00000415" w14:textId="77777777" w:rsidR="001D1787" w:rsidRDefault="001D1787" w:rsidP="00C760B5">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tc>
        <w:tc>
          <w:tcPr>
            <w:tcW w:w="336" w:type="dxa"/>
          </w:tcPr>
          <w:p w14:paraId="00000416" w14:textId="77777777" w:rsidR="001D1787" w:rsidRDefault="001D1787" w:rsidP="00C760B5">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tc>
        <w:tc>
          <w:tcPr>
            <w:tcW w:w="336" w:type="dxa"/>
          </w:tcPr>
          <w:p w14:paraId="00000417" w14:textId="77777777" w:rsidR="001D1787" w:rsidRDefault="001D1787" w:rsidP="00C760B5">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tc>
        <w:tc>
          <w:tcPr>
            <w:tcW w:w="336" w:type="dxa"/>
          </w:tcPr>
          <w:p w14:paraId="00000418" w14:textId="77777777" w:rsidR="001D1787" w:rsidRDefault="001D1787" w:rsidP="00C760B5">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tc>
      </w:tr>
      <w:tr w:rsidR="001D1787" w14:paraId="50616CB1" w14:textId="77777777">
        <w:trPr>
          <w:trHeight w:val="1655"/>
        </w:trPr>
        <w:tc>
          <w:tcPr>
            <w:tcW w:w="7177" w:type="dxa"/>
          </w:tcPr>
          <w:p w14:paraId="00000419" w14:textId="77777777" w:rsidR="001D1787" w:rsidRDefault="00AA2F10" w:rsidP="00C760B5">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How much does access to information influence your perspective and decision on family planning?</w:t>
            </w:r>
          </w:p>
        </w:tc>
        <w:tc>
          <w:tcPr>
            <w:tcW w:w="337" w:type="dxa"/>
          </w:tcPr>
          <w:p w14:paraId="0000041A" w14:textId="77777777" w:rsidR="001D1787" w:rsidRDefault="001D1787" w:rsidP="00C760B5">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tc>
        <w:tc>
          <w:tcPr>
            <w:tcW w:w="336" w:type="dxa"/>
          </w:tcPr>
          <w:p w14:paraId="0000041B" w14:textId="77777777" w:rsidR="001D1787" w:rsidRDefault="001D1787" w:rsidP="00C760B5">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tc>
        <w:tc>
          <w:tcPr>
            <w:tcW w:w="336" w:type="dxa"/>
          </w:tcPr>
          <w:p w14:paraId="0000041C" w14:textId="77777777" w:rsidR="001D1787" w:rsidRDefault="001D1787" w:rsidP="00C760B5">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tc>
        <w:tc>
          <w:tcPr>
            <w:tcW w:w="336" w:type="dxa"/>
          </w:tcPr>
          <w:p w14:paraId="0000041D" w14:textId="77777777" w:rsidR="001D1787" w:rsidRDefault="001D1787" w:rsidP="00C760B5">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tc>
        <w:tc>
          <w:tcPr>
            <w:tcW w:w="336" w:type="dxa"/>
          </w:tcPr>
          <w:p w14:paraId="0000041E" w14:textId="77777777" w:rsidR="001D1787" w:rsidRDefault="001D1787" w:rsidP="00C760B5">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tc>
      </w:tr>
      <w:tr w:rsidR="001D1787" w14:paraId="44939698" w14:textId="77777777">
        <w:trPr>
          <w:trHeight w:val="1656"/>
        </w:trPr>
        <w:tc>
          <w:tcPr>
            <w:tcW w:w="7177" w:type="dxa"/>
          </w:tcPr>
          <w:p w14:paraId="0000041F" w14:textId="77777777" w:rsidR="001D1787" w:rsidRDefault="00AA2F10" w:rsidP="00C760B5">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Does the availability of services significantly impact your perspective and decision on family planning?</w:t>
            </w:r>
          </w:p>
        </w:tc>
        <w:tc>
          <w:tcPr>
            <w:tcW w:w="337" w:type="dxa"/>
          </w:tcPr>
          <w:p w14:paraId="00000420" w14:textId="77777777" w:rsidR="001D1787" w:rsidRDefault="001D1787" w:rsidP="00C760B5">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tc>
        <w:tc>
          <w:tcPr>
            <w:tcW w:w="336" w:type="dxa"/>
          </w:tcPr>
          <w:p w14:paraId="00000421" w14:textId="77777777" w:rsidR="001D1787" w:rsidRDefault="001D1787" w:rsidP="00C760B5">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tc>
        <w:tc>
          <w:tcPr>
            <w:tcW w:w="336" w:type="dxa"/>
          </w:tcPr>
          <w:p w14:paraId="00000422" w14:textId="77777777" w:rsidR="001D1787" w:rsidRDefault="001D1787" w:rsidP="00C760B5">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tc>
        <w:tc>
          <w:tcPr>
            <w:tcW w:w="336" w:type="dxa"/>
          </w:tcPr>
          <w:p w14:paraId="00000423" w14:textId="77777777" w:rsidR="001D1787" w:rsidRDefault="001D1787" w:rsidP="00C760B5">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tc>
        <w:tc>
          <w:tcPr>
            <w:tcW w:w="336" w:type="dxa"/>
          </w:tcPr>
          <w:p w14:paraId="00000424" w14:textId="77777777" w:rsidR="001D1787" w:rsidRDefault="001D1787" w:rsidP="00C760B5">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tc>
      </w:tr>
      <w:tr w:rsidR="001D1787" w14:paraId="6D052C51" w14:textId="77777777">
        <w:trPr>
          <w:trHeight w:val="1305"/>
        </w:trPr>
        <w:tc>
          <w:tcPr>
            <w:tcW w:w="7177" w:type="dxa"/>
          </w:tcPr>
          <w:p w14:paraId="00000425" w14:textId="77777777" w:rsidR="001D1787" w:rsidRDefault="00AA2F10" w:rsidP="00C760B5">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How does your socioeconomic status influence your perspective and decision on family planning?</w:t>
            </w:r>
          </w:p>
        </w:tc>
        <w:tc>
          <w:tcPr>
            <w:tcW w:w="337" w:type="dxa"/>
          </w:tcPr>
          <w:p w14:paraId="00000426" w14:textId="77777777" w:rsidR="001D1787" w:rsidRDefault="001D1787" w:rsidP="00C760B5">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tc>
        <w:tc>
          <w:tcPr>
            <w:tcW w:w="336" w:type="dxa"/>
          </w:tcPr>
          <w:p w14:paraId="00000427" w14:textId="77777777" w:rsidR="001D1787" w:rsidRDefault="001D1787" w:rsidP="00C760B5">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tc>
        <w:tc>
          <w:tcPr>
            <w:tcW w:w="336" w:type="dxa"/>
          </w:tcPr>
          <w:p w14:paraId="00000428" w14:textId="77777777" w:rsidR="001D1787" w:rsidRDefault="001D1787" w:rsidP="00C760B5">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tc>
        <w:tc>
          <w:tcPr>
            <w:tcW w:w="336" w:type="dxa"/>
          </w:tcPr>
          <w:p w14:paraId="00000429" w14:textId="77777777" w:rsidR="001D1787" w:rsidRDefault="001D1787" w:rsidP="00C760B5">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tc>
        <w:tc>
          <w:tcPr>
            <w:tcW w:w="336" w:type="dxa"/>
          </w:tcPr>
          <w:p w14:paraId="0000042A" w14:textId="77777777" w:rsidR="001D1787" w:rsidRDefault="001D1787" w:rsidP="00C760B5">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tc>
      </w:tr>
      <w:tr w:rsidR="001D1787" w14:paraId="7A821D3A" w14:textId="77777777">
        <w:trPr>
          <w:trHeight w:val="1103"/>
        </w:trPr>
        <w:tc>
          <w:tcPr>
            <w:tcW w:w="7177" w:type="dxa"/>
          </w:tcPr>
          <w:p w14:paraId="0000042B" w14:textId="77777777" w:rsidR="001D1787" w:rsidRDefault="00AA2F10" w:rsidP="00C760B5">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To what extent does your education level affect your perspective and decision on family planning?</w:t>
            </w:r>
          </w:p>
        </w:tc>
        <w:tc>
          <w:tcPr>
            <w:tcW w:w="337" w:type="dxa"/>
          </w:tcPr>
          <w:p w14:paraId="0000042C" w14:textId="77777777" w:rsidR="001D1787" w:rsidRDefault="001D1787" w:rsidP="00C760B5">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tc>
        <w:tc>
          <w:tcPr>
            <w:tcW w:w="336" w:type="dxa"/>
          </w:tcPr>
          <w:p w14:paraId="0000042D" w14:textId="77777777" w:rsidR="001D1787" w:rsidRDefault="001D1787" w:rsidP="00C760B5">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tc>
        <w:tc>
          <w:tcPr>
            <w:tcW w:w="336" w:type="dxa"/>
          </w:tcPr>
          <w:p w14:paraId="0000042E" w14:textId="77777777" w:rsidR="001D1787" w:rsidRDefault="001D1787" w:rsidP="00C760B5">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tc>
        <w:tc>
          <w:tcPr>
            <w:tcW w:w="336" w:type="dxa"/>
          </w:tcPr>
          <w:p w14:paraId="0000042F" w14:textId="77777777" w:rsidR="001D1787" w:rsidRDefault="001D1787" w:rsidP="00C760B5">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tc>
        <w:tc>
          <w:tcPr>
            <w:tcW w:w="336" w:type="dxa"/>
          </w:tcPr>
          <w:p w14:paraId="00000430" w14:textId="77777777" w:rsidR="001D1787" w:rsidRDefault="001D1787" w:rsidP="00C760B5">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tc>
      </w:tr>
      <w:tr w:rsidR="001D1787" w14:paraId="6CA8395F" w14:textId="77777777">
        <w:trPr>
          <w:trHeight w:val="1103"/>
        </w:trPr>
        <w:tc>
          <w:tcPr>
            <w:tcW w:w="7177" w:type="dxa"/>
          </w:tcPr>
          <w:p w14:paraId="00000431" w14:textId="77777777" w:rsidR="001D1787" w:rsidRDefault="00AA2F10" w:rsidP="00C760B5">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Do your religious beliefs play a significant role in influencing your perspective and decision on family planning?</w:t>
            </w:r>
          </w:p>
        </w:tc>
        <w:tc>
          <w:tcPr>
            <w:tcW w:w="337" w:type="dxa"/>
          </w:tcPr>
          <w:p w14:paraId="00000432" w14:textId="77777777" w:rsidR="001D1787" w:rsidRDefault="001D1787" w:rsidP="00C760B5">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tc>
        <w:tc>
          <w:tcPr>
            <w:tcW w:w="336" w:type="dxa"/>
          </w:tcPr>
          <w:p w14:paraId="00000433" w14:textId="77777777" w:rsidR="001D1787" w:rsidRDefault="001D1787" w:rsidP="00C760B5">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tc>
        <w:tc>
          <w:tcPr>
            <w:tcW w:w="336" w:type="dxa"/>
          </w:tcPr>
          <w:p w14:paraId="00000434" w14:textId="77777777" w:rsidR="001D1787" w:rsidRDefault="001D1787" w:rsidP="00C760B5">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tc>
        <w:tc>
          <w:tcPr>
            <w:tcW w:w="336" w:type="dxa"/>
          </w:tcPr>
          <w:p w14:paraId="00000435" w14:textId="77777777" w:rsidR="001D1787" w:rsidRDefault="001D1787" w:rsidP="00C760B5">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tc>
        <w:tc>
          <w:tcPr>
            <w:tcW w:w="336" w:type="dxa"/>
          </w:tcPr>
          <w:p w14:paraId="00000436" w14:textId="77777777" w:rsidR="001D1787" w:rsidRDefault="001D1787" w:rsidP="00C760B5">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tc>
      </w:tr>
      <w:tr w:rsidR="001D1787" w14:paraId="0CADE2BB" w14:textId="77777777">
        <w:trPr>
          <w:trHeight w:val="1106"/>
        </w:trPr>
        <w:tc>
          <w:tcPr>
            <w:tcW w:w="7177" w:type="dxa"/>
          </w:tcPr>
          <w:p w14:paraId="00000437" w14:textId="77777777" w:rsidR="001D1787" w:rsidRDefault="00AA2F10" w:rsidP="00C760B5">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How much does your partner/spousal influence impact your perspective and decision on family planning?</w:t>
            </w:r>
          </w:p>
        </w:tc>
        <w:tc>
          <w:tcPr>
            <w:tcW w:w="337" w:type="dxa"/>
          </w:tcPr>
          <w:p w14:paraId="00000438" w14:textId="77777777" w:rsidR="001D1787" w:rsidRDefault="001D1787" w:rsidP="00C760B5">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tc>
        <w:tc>
          <w:tcPr>
            <w:tcW w:w="336" w:type="dxa"/>
          </w:tcPr>
          <w:p w14:paraId="00000439" w14:textId="77777777" w:rsidR="001D1787" w:rsidRDefault="001D1787" w:rsidP="00C760B5">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tc>
        <w:tc>
          <w:tcPr>
            <w:tcW w:w="336" w:type="dxa"/>
          </w:tcPr>
          <w:p w14:paraId="0000043A" w14:textId="77777777" w:rsidR="001D1787" w:rsidRDefault="001D1787" w:rsidP="00C760B5">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tc>
        <w:tc>
          <w:tcPr>
            <w:tcW w:w="336" w:type="dxa"/>
          </w:tcPr>
          <w:p w14:paraId="0000043B" w14:textId="77777777" w:rsidR="001D1787" w:rsidRDefault="001D1787" w:rsidP="00C760B5">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tc>
        <w:tc>
          <w:tcPr>
            <w:tcW w:w="336" w:type="dxa"/>
          </w:tcPr>
          <w:p w14:paraId="0000043C" w14:textId="77777777" w:rsidR="001D1787" w:rsidRDefault="001D1787" w:rsidP="00C760B5">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tc>
      </w:tr>
      <w:tr w:rsidR="001D1787" w14:paraId="05DFE519" w14:textId="77777777">
        <w:trPr>
          <w:trHeight w:val="1103"/>
        </w:trPr>
        <w:tc>
          <w:tcPr>
            <w:tcW w:w="7177" w:type="dxa"/>
          </w:tcPr>
          <w:p w14:paraId="0000043D" w14:textId="77777777" w:rsidR="001D1787" w:rsidRDefault="00AA2F10" w:rsidP="00C760B5">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Do community stigma or taboos have a significant effect on your perspective and decision on family planning?</w:t>
            </w:r>
          </w:p>
        </w:tc>
        <w:tc>
          <w:tcPr>
            <w:tcW w:w="337" w:type="dxa"/>
          </w:tcPr>
          <w:p w14:paraId="0000043E" w14:textId="77777777" w:rsidR="001D1787" w:rsidRDefault="001D1787" w:rsidP="00C760B5">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tc>
        <w:tc>
          <w:tcPr>
            <w:tcW w:w="336" w:type="dxa"/>
          </w:tcPr>
          <w:p w14:paraId="0000043F" w14:textId="77777777" w:rsidR="001D1787" w:rsidRDefault="001D1787" w:rsidP="00C760B5">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tc>
        <w:tc>
          <w:tcPr>
            <w:tcW w:w="336" w:type="dxa"/>
          </w:tcPr>
          <w:p w14:paraId="00000440" w14:textId="77777777" w:rsidR="001D1787" w:rsidRDefault="001D1787" w:rsidP="00C760B5">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tc>
        <w:tc>
          <w:tcPr>
            <w:tcW w:w="336" w:type="dxa"/>
          </w:tcPr>
          <w:p w14:paraId="00000441" w14:textId="77777777" w:rsidR="001D1787" w:rsidRDefault="001D1787" w:rsidP="00C760B5">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tc>
        <w:tc>
          <w:tcPr>
            <w:tcW w:w="336" w:type="dxa"/>
          </w:tcPr>
          <w:p w14:paraId="00000442" w14:textId="77777777" w:rsidR="001D1787" w:rsidRDefault="001D1787" w:rsidP="00C760B5">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tc>
      </w:tr>
      <w:tr w:rsidR="001D1787" w14:paraId="7964964B" w14:textId="77777777">
        <w:trPr>
          <w:trHeight w:val="1103"/>
        </w:trPr>
        <w:tc>
          <w:tcPr>
            <w:tcW w:w="7177" w:type="dxa"/>
          </w:tcPr>
          <w:p w14:paraId="00000443" w14:textId="77777777" w:rsidR="001D1787" w:rsidRDefault="00AA2F10" w:rsidP="00C760B5">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How much do healthcare provider recommendations influence your perspective and decision on family planning?</w:t>
            </w:r>
          </w:p>
        </w:tc>
        <w:tc>
          <w:tcPr>
            <w:tcW w:w="337" w:type="dxa"/>
          </w:tcPr>
          <w:p w14:paraId="00000444" w14:textId="77777777" w:rsidR="001D1787" w:rsidRDefault="001D1787" w:rsidP="00C760B5">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tc>
        <w:tc>
          <w:tcPr>
            <w:tcW w:w="336" w:type="dxa"/>
          </w:tcPr>
          <w:p w14:paraId="00000445" w14:textId="77777777" w:rsidR="001D1787" w:rsidRDefault="001D1787" w:rsidP="00C760B5">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tc>
        <w:tc>
          <w:tcPr>
            <w:tcW w:w="336" w:type="dxa"/>
          </w:tcPr>
          <w:p w14:paraId="00000446" w14:textId="77777777" w:rsidR="001D1787" w:rsidRDefault="001D1787" w:rsidP="00C760B5">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tc>
        <w:tc>
          <w:tcPr>
            <w:tcW w:w="336" w:type="dxa"/>
          </w:tcPr>
          <w:p w14:paraId="00000447" w14:textId="77777777" w:rsidR="001D1787" w:rsidRDefault="001D1787" w:rsidP="00C760B5">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tc>
        <w:tc>
          <w:tcPr>
            <w:tcW w:w="336" w:type="dxa"/>
          </w:tcPr>
          <w:p w14:paraId="00000448" w14:textId="77777777" w:rsidR="001D1787" w:rsidRDefault="001D1787" w:rsidP="00C760B5">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tc>
      </w:tr>
      <w:tr w:rsidR="001D1787" w14:paraId="22E6AD84" w14:textId="77777777">
        <w:trPr>
          <w:trHeight w:val="1103"/>
        </w:trPr>
        <w:tc>
          <w:tcPr>
            <w:tcW w:w="7177" w:type="dxa"/>
          </w:tcPr>
          <w:p w14:paraId="00000449" w14:textId="77777777" w:rsidR="001D1787" w:rsidRDefault="00AA2F10" w:rsidP="00C760B5">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To what extent does media influence (TV, radio, social media) impact your perspective and decision on family planning?</w:t>
            </w:r>
          </w:p>
        </w:tc>
        <w:tc>
          <w:tcPr>
            <w:tcW w:w="337" w:type="dxa"/>
          </w:tcPr>
          <w:p w14:paraId="0000044A" w14:textId="77777777" w:rsidR="001D1787" w:rsidRDefault="001D1787" w:rsidP="00C760B5">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tc>
        <w:tc>
          <w:tcPr>
            <w:tcW w:w="336" w:type="dxa"/>
          </w:tcPr>
          <w:p w14:paraId="0000044B" w14:textId="77777777" w:rsidR="001D1787" w:rsidRDefault="001D1787" w:rsidP="00C760B5">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tc>
        <w:tc>
          <w:tcPr>
            <w:tcW w:w="336" w:type="dxa"/>
          </w:tcPr>
          <w:p w14:paraId="0000044C" w14:textId="77777777" w:rsidR="001D1787" w:rsidRDefault="001D1787" w:rsidP="00C760B5">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tc>
        <w:tc>
          <w:tcPr>
            <w:tcW w:w="336" w:type="dxa"/>
          </w:tcPr>
          <w:p w14:paraId="0000044D" w14:textId="77777777" w:rsidR="001D1787" w:rsidRDefault="001D1787" w:rsidP="00C760B5">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tc>
        <w:tc>
          <w:tcPr>
            <w:tcW w:w="336" w:type="dxa"/>
          </w:tcPr>
          <w:p w14:paraId="0000044E" w14:textId="77777777" w:rsidR="001D1787" w:rsidRDefault="001D1787" w:rsidP="00C760B5">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tc>
      </w:tr>
    </w:tbl>
    <w:p w14:paraId="0000044F" w14:textId="77777777" w:rsidR="001D1787" w:rsidRDefault="001D1787" w:rsidP="00C760B5">
      <w:pPr>
        <w:widowControl w:val="0"/>
        <w:pBdr>
          <w:top w:val="nil"/>
          <w:left w:val="nil"/>
          <w:bottom w:val="nil"/>
          <w:right w:val="nil"/>
          <w:between w:val="nil"/>
        </w:pBdr>
        <w:spacing w:after="0" w:line="240" w:lineRule="auto"/>
        <w:jc w:val="both"/>
        <w:rPr>
          <w:rFonts w:ascii="Times New Roman" w:eastAsia="Times New Roman" w:hAnsi="Times New Roman" w:cs="Times New Roman"/>
          <w:b/>
          <w:bCs/>
          <w:color w:val="000000"/>
          <w:sz w:val="24"/>
          <w:szCs w:val="24"/>
        </w:rPr>
      </w:pPr>
    </w:p>
    <w:p w14:paraId="00000450" w14:textId="77777777" w:rsidR="001D1787" w:rsidRDefault="001D1787" w:rsidP="00C760B5">
      <w:pPr>
        <w:widowControl w:val="0"/>
        <w:pBdr>
          <w:top w:val="nil"/>
          <w:left w:val="nil"/>
          <w:bottom w:val="nil"/>
          <w:right w:val="nil"/>
          <w:between w:val="nil"/>
        </w:pBdr>
        <w:spacing w:after="0" w:line="240" w:lineRule="auto"/>
        <w:jc w:val="both"/>
        <w:rPr>
          <w:rFonts w:ascii="Times New Roman" w:eastAsia="Times New Roman" w:hAnsi="Times New Roman" w:cs="Times New Roman"/>
          <w:b/>
          <w:bCs/>
          <w:color w:val="000000"/>
          <w:sz w:val="24"/>
          <w:szCs w:val="24"/>
        </w:rPr>
      </w:pPr>
    </w:p>
    <w:p w14:paraId="00000451" w14:textId="12A7C382" w:rsidR="001D1787" w:rsidRDefault="00AA2F10" w:rsidP="00C760B5">
      <w:pPr>
        <w:widowControl w:val="0"/>
        <w:pBdr>
          <w:top w:val="nil"/>
          <w:left w:val="nil"/>
          <w:bottom w:val="nil"/>
          <w:right w:val="nil"/>
          <w:between w:val="nil"/>
        </w:pBdr>
        <w:spacing w:after="0" w:line="24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Section C:</w:t>
      </w:r>
      <w:r w:rsidR="008E7776">
        <w:rPr>
          <w:rFonts w:ascii="Times New Roman" w:eastAsia="Times New Roman" w:hAnsi="Times New Roman" w:cs="Times New Roman"/>
          <w:b/>
          <w:bCs/>
          <w:color w:val="000000"/>
          <w:sz w:val="24"/>
          <w:szCs w:val="24"/>
        </w:rPr>
        <w:t xml:space="preserve"> </w:t>
      </w:r>
      <w:r>
        <w:rPr>
          <w:rFonts w:ascii="Times New Roman" w:eastAsia="Times New Roman" w:hAnsi="Times New Roman" w:cs="Times New Roman"/>
          <w:b/>
          <w:bCs/>
          <w:color w:val="000000"/>
          <w:sz w:val="24"/>
          <w:szCs w:val="24"/>
        </w:rPr>
        <w:t xml:space="preserve">Accessibility and </w:t>
      </w:r>
      <w:r>
        <w:rPr>
          <w:rFonts w:ascii="Times New Roman" w:eastAsia="Times New Roman" w:hAnsi="Times New Roman" w:cs="Times New Roman"/>
          <w:b/>
          <w:bCs/>
          <w:sz w:val="24"/>
          <w:szCs w:val="24"/>
        </w:rPr>
        <w:t>Significance</w:t>
      </w:r>
      <w:r>
        <w:rPr>
          <w:rFonts w:ascii="Times New Roman" w:eastAsia="Times New Roman" w:hAnsi="Times New Roman" w:cs="Times New Roman"/>
          <w:b/>
          <w:bCs/>
          <w:color w:val="000000"/>
          <w:sz w:val="24"/>
          <w:szCs w:val="24"/>
        </w:rPr>
        <w:t xml:space="preserve"> of communication approaches on family planning.</w:t>
      </w:r>
    </w:p>
    <w:p w14:paraId="00000452" w14:textId="77777777" w:rsidR="001D1787" w:rsidRDefault="001D1787" w:rsidP="00C760B5">
      <w:pPr>
        <w:widowControl w:val="0"/>
        <w:pBdr>
          <w:top w:val="nil"/>
          <w:left w:val="nil"/>
          <w:bottom w:val="nil"/>
          <w:right w:val="nil"/>
          <w:between w:val="nil"/>
        </w:pBdr>
        <w:spacing w:after="0" w:line="240" w:lineRule="auto"/>
        <w:jc w:val="both"/>
        <w:rPr>
          <w:rFonts w:ascii="Times New Roman" w:eastAsia="Times New Roman" w:hAnsi="Times New Roman" w:cs="Times New Roman"/>
          <w:b/>
          <w:bCs/>
          <w:color w:val="000000"/>
          <w:sz w:val="24"/>
          <w:szCs w:val="24"/>
        </w:rPr>
      </w:pPr>
    </w:p>
    <w:p w14:paraId="00000453" w14:textId="77777777" w:rsidR="001D1787" w:rsidRDefault="00AA2F10" w:rsidP="00C760B5">
      <w:pPr>
        <w:widowControl w:val="0"/>
        <w:numPr>
          <w:ilvl w:val="0"/>
          <w:numId w:val="3"/>
        </w:numPr>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Do you feel that family planning information provided is culturally sensitive and easy to understand?</w:t>
      </w:r>
    </w:p>
    <w:p w14:paraId="00000454" w14:textId="77777777" w:rsidR="001D1787" w:rsidRDefault="00AA2F10" w:rsidP="00C760B5">
      <w:pPr>
        <w:widowControl w:val="0"/>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Yes</w:t>
      </w:r>
    </w:p>
    <w:p w14:paraId="00000455" w14:textId="77777777" w:rsidR="001D1787" w:rsidRDefault="00AA2F10" w:rsidP="00C760B5">
      <w:pPr>
        <w:widowControl w:val="0"/>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No</w:t>
      </w:r>
    </w:p>
    <w:p w14:paraId="00000456" w14:textId="77777777" w:rsidR="001D1787" w:rsidRDefault="001D1787" w:rsidP="00C760B5">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p w14:paraId="00000457" w14:textId="77777777" w:rsidR="001D1787" w:rsidRDefault="00AA2F10" w:rsidP="00C760B5">
      <w:pPr>
        <w:widowControl w:val="0"/>
        <w:numPr>
          <w:ilvl w:val="0"/>
          <w:numId w:val="3"/>
        </w:numPr>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How important is it for family planning information to be communicated in your local language?</w:t>
      </w:r>
    </w:p>
    <w:p w14:paraId="00000458" w14:textId="77777777" w:rsidR="001D1787" w:rsidRDefault="00AA2F10" w:rsidP="00C760B5">
      <w:pPr>
        <w:widowControl w:val="0"/>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Very important</w:t>
      </w:r>
    </w:p>
    <w:p w14:paraId="00000459" w14:textId="77777777" w:rsidR="001D1787" w:rsidRDefault="00AA2F10" w:rsidP="00C760B5">
      <w:pPr>
        <w:widowControl w:val="0"/>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Somewhat important</w:t>
      </w:r>
    </w:p>
    <w:p w14:paraId="0000045A" w14:textId="77777777" w:rsidR="001D1787" w:rsidRDefault="00AA2F10" w:rsidP="00C760B5">
      <w:pPr>
        <w:widowControl w:val="0"/>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Not important</w:t>
      </w:r>
    </w:p>
    <w:p w14:paraId="0000045B" w14:textId="77777777" w:rsidR="001D1787" w:rsidRDefault="001D1787" w:rsidP="00C760B5">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p w14:paraId="0000045C" w14:textId="77777777" w:rsidR="001D1787" w:rsidRDefault="001D1787" w:rsidP="00C760B5">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p w14:paraId="0000045D" w14:textId="77777777" w:rsidR="001D1787" w:rsidRDefault="00AA2F10" w:rsidP="00C760B5">
      <w:pPr>
        <w:widowControl w:val="0"/>
        <w:numPr>
          <w:ilvl w:val="0"/>
          <w:numId w:val="3"/>
        </w:numPr>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How accessible are family planning services in your community?</w:t>
      </w:r>
    </w:p>
    <w:p w14:paraId="0000045E" w14:textId="77777777" w:rsidR="001D1787" w:rsidRDefault="00AA2F10" w:rsidP="00C760B5">
      <w:pPr>
        <w:widowControl w:val="0"/>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Very accessible</w:t>
      </w:r>
    </w:p>
    <w:p w14:paraId="0000045F" w14:textId="77777777" w:rsidR="001D1787" w:rsidRDefault="00AA2F10" w:rsidP="00C760B5">
      <w:pPr>
        <w:widowControl w:val="0"/>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Somewhat accessible</w:t>
      </w:r>
    </w:p>
    <w:p w14:paraId="00000460" w14:textId="77777777" w:rsidR="001D1787" w:rsidRDefault="00AA2F10" w:rsidP="00C760B5">
      <w:pPr>
        <w:widowControl w:val="0"/>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Not accessible</w:t>
      </w:r>
    </w:p>
    <w:p w14:paraId="00000461" w14:textId="77777777" w:rsidR="001D1787" w:rsidRDefault="001D1787" w:rsidP="00C760B5">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p w14:paraId="00000464" w14:textId="15DFA88C" w:rsidR="001D1787" w:rsidRPr="00E25197" w:rsidRDefault="00AA2F10" w:rsidP="00C760B5">
      <w:pPr>
        <w:widowControl w:val="0"/>
        <w:numPr>
          <w:ilvl w:val="0"/>
          <w:numId w:val="3"/>
        </w:numPr>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Have you encountered any barriers to accessing family planning information or services? If so, please describe:</w:t>
      </w:r>
    </w:p>
    <w:p w14:paraId="00000465" w14:textId="77777777" w:rsidR="001D1787" w:rsidRDefault="001D1787" w:rsidP="00C760B5">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p w14:paraId="00000466" w14:textId="77777777" w:rsidR="001D1787" w:rsidRDefault="00AA2F10" w:rsidP="00C760B5">
      <w:pPr>
        <w:widowControl w:val="0"/>
        <w:numPr>
          <w:ilvl w:val="0"/>
          <w:numId w:val="3"/>
        </w:numPr>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Are there any stigmas or taboos associated with discussing family planning in your community?</w:t>
      </w:r>
    </w:p>
    <w:p w14:paraId="00000467" w14:textId="77777777" w:rsidR="001D1787" w:rsidRDefault="00AA2F10" w:rsidP="00C760B5">
      <w:pPr>
        <w:widowControl w:val="0"/>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Yes</w:t>
      </w:r>
    </w:p>
    <w:p w14:paraId="00000468" w14:textId="77777777" w:rsidR="001D1787" w:rsidRDefault="00AA2F10" w:rsidP="00C760B5">
      <w:pPr>
        <w:widowControl w:val="0"/>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No</w:t>
      </w:r>
    </w:p>
    <w:p w14:paraId="00000469" w14:textId="77777777" w:rsidR="001D1787" w:rsidRDefault="001D1787" w:rsidP="00C760B5">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p w14:paraId="0000046A" w14:textId="77777777" w:rsidR="001D1787" w:rsidRDefault="00AA2F10" w:rsidP="00C760B5">
      <w:pPr>
        <w:widowControl w:val="0"/>
        <w:numPr>
          <w:ilvl w:val="0"/>
          <w:numId w:val="3"/>
        </w:numPr>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How can community leaders or organizations better engage with the community to promote open dialogue about family planning?</w:t>
      </w:r>
    </w:p>
    <w:p w14:paraId="0000046B" w14:textId="77777777" w:rsidR="001D1787" w:rsidRDefault="001D1787" w:rsidP="00C760B5">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p w14:paraId="0000046C" w14:textId="77777777" w:rsidR="001D1787" w:rsidRDefault="001D1787" w:rsidP="00C760B5">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p w14:paraId="0000046D" w14:textId="77777777" w:rsidR="001D1787" w:rsidRDefault="00AA2F10" w:rsidP="00C760B5">
      <w:pPr>
        <w:widowControl w:val="0"/>
        <w:numPr>
          <w:ilvl w:val="0"/>
          <w:numId w:val="3"/>
        </w:numPr>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How knowledgeable do you feel about different family planning methods?</w:t>
      </w:r>
    </w:p>
    <w:p w14:paraId="0000046E" w14:textId="77777777" w:rsidR="001D1787" w:rsidRDefault="00AA2F10" w:rsidP="00C760B5">
      <w:pPr>
        <w:widowControl w:val="0"/>
        <w:pBdr>
          <w:top w:val="nil"/>
          <w:left w:val="nil"/>
          <w:bottom w:val="nil"/>
          <w:right w:val="nil"/>
          <w:between w:val="nil"/>
        </w:pBdr>
        <w:spacing w:after="0" w:line="24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Very knowledgeable</w:t>
      </w:r>
    </w:p>
    <w:p w14:paraId="0000046F" w14:textId="77777777" w:rsidR="001D1787" w:rsidRDefault="00AA2F10" w:rsidP="00C760B5">
      <w:pPr>
        <w:widowControl w:val="0"/>
        <w:pBdr>
          <w:top w:val="nil"/>
          <w:left w:val="nil"/>
          <w:bottom w:val="nil"/>
          <w:right w:val="nil"/>
          <w:between w:val="nil"/>
        </w:pBdr>
        <w:spacing w:after="0" w:line="24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Somewhat knowledgeable</w:t>
      </w:r>
    </w:p>
    <w:p w14:paraId="00000470" w14:textId="77777777" w:rsidR="001D1787" w:rsidRDefault="00AA2F10" w:rsidP="00C760B5">
      <w:pPr>
        <w:widowControl w:val="0"/>
        <w:pBdr>
          <w:top w:val="nil"/>
          <w:left w:val="nil"/>
          <w:bottom w:val="nil"/>
          <w:right w:val="nil"/>
          <w:between w:val="nil"/>
        </w:pBdr>
        <w:spacing w:after="0" w:line="24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Not knowledgeable</w:t>
      </w:r>
    </w:p>
    <w:p w14:paraId="00000471" w14:textId="77777777" w:rsidR="001D1787" w:rsidRDefault="001D1787" w:rsidP="00C760B5">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p w14:paraId="00000472" w14:textId="77777777" w:rsidR="001D1787" w:rsidRDefault="00AA2F10" w:rsidP="00C760B5">
      <w:pPr>
        <w:widowControl w:val="0"/>
        <w:numPr>
          <w:ilvl w:val="0"/>
          <w:numId w:val="3"/>
        </w:numPr>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What role do men play in family planning decision-making within your community?</w:t>
      </w:r>
    </w:p>
    <w:p w14:paraId="00000473" w14:textId="543329A4" w:rsidR="001D1787" w:rsidRDefault="00AA2F10" w:rsidP="00C760B5">
      <w:pPr>
        <w:widowControl w:val="0"/>
        <w:pBdr>
          <w:top w:val="nil"/>
          <w:left w:val="nil"/>
          <w:bottom w:val="nil"/>
          <w:right w:val="nil"/>
          <w:between w:val="nil"/>
        </w:pBdr>
        <w:spacing w:after="0" w:line="240" w:lineRule="auto"/>
        <w:ind w:firstLine="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________________________________________________________________________</w:t>
      </w:r>
    </w:p>
    <w:p w14:paraId="00000474" w14:textId="77777777" w:rsidR="001D1787" w:rsidRDefault="001D1787" w:rsidP="00C760B5">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p w14:paraId="00000475" w14:textId="77777777" w:rsidR="001D1787" w:rsidRDefault="00AA2F10" w:rsidP="00C760B5">
      <w:pPr>
        <w:widowControl w:val="0"/>
        <w:numPr>
          <w:ilvl w:val="0"/>
          <w:numId w:val="3"/>
        </w:numPr>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Based on your experiences, what suggestions do you have for improving communication about family planning in Mandera County?</w:t>
      </w:r>
    </w:p>
    <w:p w14:paraId="00000477" w14:textId="73FE232B" w:rsidR="001D1787" w:rsidRDefault="00AA2F10" w:rsidP="00C760B5">
      <w:pPr>
        <w:widowControl w:val="0"/>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_____________________________________________________________________</w:t>
      </w:r>
    </w:p>
    <w:p w14:paraId="240F70A4" w14:textId="77777777" w:rsidR="00E25197" w:rsidRDefault="00E25197" w:rsidP="00C760B5">
      <w:pPr>
        <w:widowControl w:val="0"/>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4"/>
          <w:szCs w:val="24"/>
        </w:rPr>
      </w:pPr>
    </w:p>
    <w:p w14:paraId="00000478" w14:textId="51DB2384" w:rsidR="001D1787" w:rsidRDefault="00AA2F10" w:rsidP="00C760B5">
      <w:pPr>
        <w:widowControl w:val="0"/>
        <w:numPr>
          <w:ilvl w:val="0"/>
          <w:numId w:val="3"/>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Is there anything else you would like to share about your experiences or observations regarding family planning communication in your community? _____________________________________________________________________</w:t>
      </w:r>
    </w:p>
    <w:p w14:paraId="00000479" w14:textId="77777777" w:rsidR="001D1787" w:rsidRDefault="001D1787" w:rsidP="00C760B5">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u w:val="single"/>
        </w:rPr>
      </w:pPr>
    </w:p>
    <w:p w14:paraId="0000047A" w14:textId="77777777" w:rsidR="001D1787" w:rsidRDefault="001D1787" w:rsidP="00C760B5">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u w:val="single"/>
        </w:rPr>
      </w:pPr>
    </w:p>
    <w:p w14:paraId="0000047B" w14:textId="77777777" w:rsidR="001D1787" w:rsidRDefault="001D1787" w:rsidP="00C760B5">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p w14:paraId="0000047C" w14:textId="77777777" w:rsidR="001D1787" w:rsidRDefault="00AA2F10" w:rsidP="00C760B5">
      <w:pPr>
        <w:widowControl w:val="0"/>
        <w:pBdr>
          <w:top w:val="nil"/>
          <w:left w:val="nil"/>
          <w:bottom w:val="nil"/>
          <w:right w:val="nil"/>
          <w:between w:val="nil"/>
        </w:pBdr>
        <w:spacing w:after="0" w:line="24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THANK YOU FOR TAKING YOUR TIME TO RESPOND TO THIS QUESTIONNAIRE</w:t>
      </w:r>
    </w:p>
    <w:p w14:paraId="0000047D" w14:textId="77777777" w:rsidR="001D1787" w:rsidRDefault="001D1787" w:rsidP="00C760B5">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p w14:paraId="0000047E" w14:textId="77777777" w:rsidR="001D1787" w:rsidRDefault="001D1787" w:rsidP="00C760B5">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p w14:paraId="0000047F" w14:textId="77777777" w:rsidR="001D1787" w:rsidRDefault="001D1787" w:rsidP="00C760B5">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p w14:paraId="00000480" w14:textId="623C455D" w:rsidR="001D1787" w:rsidRDefault="00AA2F10" w:rsidP="00C760B5">
      <w:pPr>
        <w:pStyle w:val="Heading2"/>
        <w:widowControl w:val="0"/>
        <w:spacing w:after="0" w:line="240" w:lineRule="auto"/>
        <w:jc w:val="both"/>
      </w:pPr>
      <w:bookmarkStart w:id="218" w:name="_Toc236420120"/>
      <w:r>
        <w:t>Appendix C:</w:t>
      </w:r>
      <w:r w:rsidR="008E7776">
        <w:t xml:space="preserve"> </w:t>
      </w:r>
      <w:r>
        <w:t>Focus Group Discussion</w:t>
      </w:r>
      <w:bookmarkEnd w:id="218"/>
    </w:p>
    <w:p w14:paraId="00000481" w14:textId="77777777" w:rsidR="001D1787" w:rsidRDefault="001D1787" w:rsidP="00C760B5">
      <w:pPr>
        <w:widowControl w:val="0"/>
        <w:pBdr>
          <w:top w:val="nil"/>
          <w:left w:val="nil"/>
          <w:bottom w:val="nil"/>
          <w:right w:val="nil"/>
          <w:between w:val="nil"/>
        </w:pBdr>
        <w:spacing w:after="0" w:line="240" w:lineRule="auto"/>
        <w:jc w:val="both"/>
        <w:rPr>
          <w:rFonts w:ascii="Times New Roman" w:eastAsia="Times New Roman" w:hAnsi="Times New Roman" w:cs="Times New Roman"/>
          <w:b/>
          <w:bCs/>
          <w:color w:val="000000"/>
          <w:sz w:val="24"/>
          <w:szCs w:val="24"/>
        </w:rPr>
      </w:pPr>
    </w:p>
    <w:p w14:paraId="00000482" w14:textId="77777777" w:rsidR="001D1787" w:rsidRDefault="00AA2F10" w:rsidP="00C760B5">
      <w:pPr>
        <w:widowControl w:val="0"/>
        <w:pBdr>
          <w:top w:val="nil"/>
          <w:left w:val="nil"/>
          <w:bottom w:val="nil"/>
          <w:right w:val="nil"/>
          <w:between w:val="nil"/>
        </w:pBdr>
        <w:spacing w:after="0" w:line="48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purpose of this questionnaire is to collect data on the Influence of communication factors that affect family planning uptake among rural and marginalised women in Mandera county. The research </w:t>
      </w:r>
      <w:r>
        <w:rPr>
          <w:rFonts w:ascii="Times New Roman" w:eastAsia="Times New Roman" w:hAnsi="Times New Roman" w:cs="Times New Roman"/>
          <w:sz w:val="24"/>
          <w:szCs w:val="24"/>
        </w:rPr>
        <w:t>is a partial</w:t>
      </w:r>
      <w:r>
        <w:rPr>
          <w:rFonts w:ascii="Times New Roman" w:eastAsia="Times New Roman" w:hAnsi="Times New Roman" w:cs="Times New Roman"/>
          <w:color w:val="000000"/>
          <w:sz w:val="24"/>
          <w:szCs w:val="24"/>
        </w:rPr>
        <w:t xml:space="preserve"> requirement for the completion </w:t>
      </w:r>
      <w:r>
        <w:rPr>
          <w:rFonts w:ascii="Times New Roman" w:eastAsia="Times New Roman" w:hAnsi="Times New Roman" w:cs="Times New Roman"/>
          <w:sz w:val="24"/>
          <w:szCs w:val="24"/>
        </w:rPr>
        <w:t xml:space="preserve">of a </w:t>
      </w:r>
      <w:proofErr w:type="gramStart"/>
      <w:r>
        <w:rPr>
          <w:rFonts w:ascii="Times New Roman" w:eastAsia="Times New Roman" w:hAnsi="Times New Roman" w:cs="Times New Roman"/>
          <w:sz w:val="24"/>
          <w:szCs w:val="24"/>
        </w:rPr>
        <w:t>Master's</w:t>
      </w:r>
      <w:r>
        <w:rPr>
          <w:rFonts w:ascii="Times New Roman" w:eastAsia="Times New Roman" w:hAnsi="Times New Roman" w:cs="Times New Roman"/>
          <w:color w:val="000000"/>
          <w:sz w:val="24"/>
          <w:szCs w:val="24"/>
        </w:rPr>
        <w:t xml:space="preserve"> Degree</w:t>
      </w:r>
      <w:proofErr w:type="gramEnd"/>
      <w:r>
        <w:rPr>
          <w:rFonts w:ascii="Times New Roman" w:eastAsia="Times New Roman" w:hAnsi="Times New Roman" w:cs="Times New Roman"/>
          <w:color w:val="000000"/>
          <w:sz w:val="24"/>
          <w:szCs w:val="24"/>
        </w:rPr>
        <w:t xml:space="preserve"> at The School </w:t>
      </w:r>
      <w:proofErr w:type="gramStart"/>
      <w:r>
        <w:rPr>
          <w:rFonts w:ascii="Times New Roman" w:eastAsia="Times New Roman" w:hAnsi="Times New Roman" w:cs="Times New Roman"/>
          <w:color w:val="000000"/>
          <w:sz w:val="24"/>
          <w:szCs w:val="24"/>
        </w:rPr>
        <w:t>Of</w:t>
      </w:r>
      <w:proofErr w:type="gramEnd"/>
      <w:r>
        <w:rPr>
          <w:rFonts w:ascii="Times New Roman" w:eastAsia="Times New Roman" w:hAnsi="Times New Roman" w:cs="Times New Roman"/>
          <w:color w:val="000000"/>
          <w:sz w:val="24"/>
          <w:szCs w:val="24"/>
        </w:rPr>
        <w:t xml:space="preserve"> Public Health. The information you provide will be confidential and will only be used for the purposes of this research. Responding to this questionnaire confirms your full consent to participate in this process.</w:t>
      </w:r>
    </w:p>
    <w:p w14:paraId="00000483" w14:textId="77777777" w:rsidR="001D1787" w:rsidRDefault="00AA2F10" w:rsidP="00C760B5">
      <w:pPr>
        <w:widowControl w:val="0"/>
        <w:pBdr>
          <w:top w:val="nil"/>
          <w:left w:val="nil"/>
          <w:bottom w:val="nil"/>
          <w:right w:val="nil"/>
          <w:between w:val="nil"/>
        </w:pBdr>
        <w:spacing w:after="0" w:line="48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 What are some of the common methods of communication used within your community to discuss topics related to family planning?</w:t>
      </w:r>
    </w:p>
    <w:p w14:paraId="00000484" w14:textId="77777777" w:rsidR="001D1787" w:rsidRDefault="00AA2F10" w:rsidP="00C760B5">
      <w:pPr>
        <w:widowControl w:val="0"/>
        <w:pBdr>
          <w:top w:val="nil"/>
          <w:left w:val="nil"/>
          <w:bottom w:val="nil"/>
          <w:right w:val="nil"/>
          <w:between w:val="nil"/>
        </w:pBdr>
        <w:spacing w:after="0" w:line="48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 How do cultural beliefs and norms influence the way family planning is communicated within your community?</w:t>
      </w:r>
    </w:p>
    <w:p w14:paraId="00000485" w14:textId="77777777" w:rsidR="001D1787" w:rsidRDefault="00AA2F10" w:rsidP="00C760B5">
      <w:pPr>
        <w:widowControl w:val="0"/>
        <w:pBdr>
          <w:top w:val="nil"/>
          <w:left w:val="nil"/>
          <w:bottom w:val="nil"/>
          <w:right w:val="nil"/>
          <w:between w:val="nil"/>
        </w:pBdr>
        <w:spacing w:after="0" w:line="48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 Have you encountered any challenges in accessing accurate information about family planning? If so, what were they and how were they addressed?</w:t>
      </w:r>
    </w:p>
    <w:p w14:paraId="00000486" w14:textId="77777777" w:rsidR="001D1787" w:rsidRDefault="00AA2F10" w:rsidP="00C760B5">
      <w:pPr>
        <w:widowControl w:val="0"/>
        <w:pBdr>
          <w:top w:val="nil"/>
          <w:left w:val="nil"/>
          <w:bottom w:val="nil"/>
          <w:right w:val="nil"/>
          <w:between w:val="nil"/>
        </w:pBdr>
        <w:spacing w:after="0" w:line="48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 What role do community leaders, elders, or religious figures play in shaping perceptions and attitudes towards family planning?</w:t>
      </w:r>
    </w:p>
    <w:p w14:paraId="00000487" w14:textId="77777777" w:rsidR="001D1787" w:rsidRDefault="00AA2F10" w:rsidP="00C760B5">
      <w:pPr>
        <w:widowControl w:val="0"/>
        <w:pBdr>
          <w:top w:val="nil"/>
          <w:left w:val="nil"/>
          <w:bottom w:val="nil"/>
          <w:right w:val="nil"/>
          <w:between w:val="nil"/>
        </w:pBdr>
        <w:spacing w:after="0" w:line="48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 In your opinion, what are the most effective ways to overcome stigma surrounding family planning in your community?</w:t>
      </w:r>
    </w:p>
    <w:p w14:paraId="00000488" w14:textId="77777777" w:rsidR="001D1787" w:rsidRDefault="00AA2F10" w:rsidP="00C760B5">
      <w:pPr>
        <w:widowControl w:val="0"/>
        <w:pBdr>
          <w:top w:val="nil"/>
          <w:left w:val="nil"/>
          <w:bottom w:val="nil"/>
          <w:right w:val="nil"/>
          <w:between w:val="nil"/>
        </w:pBdr>
        <w:spacing w:after="0" w:line="48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 How do language barriers impact women's ability to access and understand information about family planning methods and services?</w:t>
      </w:r>
    </w:p>
    <w:p w14:paraId="00000489" w14:textId="77777777" w:rsidR="001D1787" w:rsidRDefault="00AA2F10" w:rsidP="00C760B5">
      <w:pPr>
        <w:widowControl w:val="0"/>
        <w:pBdr>
          <w:top w:val="nil"/>
          <w:left w:val="nil"/>
          <w:bottom w:val="nil"/>
          <w:right w:val="nil"/>
          <w:between w:val="nil"/>
        </w:pBdr>
        <w:spacing w:after="0" w:line="48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7. Have you observed any differences in communication about family planning between men and women within your community? If so, what are they?</w:t>
      </w:r>
    </w:p>
    <w:p w14:paraId="0000048A" w14:textId="77777777" w:rsidR="001D1787" w:rsidRDefault="00AA2F10" w:rsidP="00C760B5">
      <w:pPr>
        <w:widowControl w:val="0"/>
        <w:pBdr>
          <w:top w:val="nil"/>
          <w:left w:val="nil"/>
          <w:bottom w:val="nil"/>
          <w:right w:val="nil"/>
          <w:between w:val="nil"/>
        </w:pBdr>
        <w:spacing w:after="0" w:line="48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8. What strategies have been successful in promoting open and supportive communication about family planning within your community?</w:t>
      </w:r>
    </w:p>
    <w:p w14:paraId="0000048B" w14:textId="77777777" w:rsidR="001D1787" w:rsidRDefault="00AA2F10" w:rsidP="00C760B5">
      <w:pPr>
        <w:widowControl w:val="0"/>
        <w:pBdr>
          <w:top w:val="nil"/>
          <w:left w:val="nil"/>
          <w:bottom w:val="nil"/>
          <w:right w:val="nil"/>
          <w:between w:val="nil"/>
        </w:pBdr>
        <w:spacing w:after="0" w:line="48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9. How can community-based organizations or health workers improve their communication </w:t>
      </w:r>
      <w:r>
        <w:rPr>
          <w:rFonts w:ascii="Times New Roman" w:eastAsia="Times New Roman" w:hAnsi="Times New Roman" w:cs="Times New Roman"/>
          <w:color w:val="000000"/>
          <w:sz w:val="24"/>
          <w:szCs w:val="24"/>
        </w:rPr>
        <w:lastRenderedPageBreak/>
        <w:t xml:space="preserve">efforts to better serve the needs of rural and </w:t>
      </w:r>
      <w:r>
        <w:rPr>
          <w:rFonts w:ascii="Times New Roman" w:eastAsia="Times New Roman" w:hAnsi="Times New Roman" w:cs="Times New Roman"/>
          <w:sz w:val="24"/>
          <w:szCs w:val="24"/>
        </w:rPr>
        <w:t>marginalised</w:t>
      </w:r>
      <w:r>
        <w:rPr>
          <w:rFonts w:ascii="Times New Roman" w:eastAsia="Times New Roman" w:hAnsi="Times New Roman" w:cs="Times New Roman"/>
          <w:color w:val="000000"/>
          <w:sz w:val="24"/>
          <w:szCs w:val="24"/>
        </w:rPr>
        <w:t xml:space="preserve"> women regarding family planning?</w:t>
      </w:r>
    </w:p>
    <w:p w14:paraId="0000048C" w14:textId="77777777" w:rsidR="001D1787" w:rsidRDefault="00AA2F10" w:rsidP="00C760B5">
      <w:pPr>
        <w:widowControl w:val="0"/>
        <w:pBdr>
          <w:top w:val="nil"/>
          <w:left w:val="nil"/>
          <w:bottom w:val="nil"/>
          <w:right w:val="nil"/>
          <w:between w:val="nil"/>
        </w:pBdr>
        <w:spacing w:after="0" w:line="48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 What additional resources or support do you believe are needed to improve communication about family planning and increase uptake among women in Mandera County?</w:t>
      </w:r>
    </w:p>
    <w:p w14:paraId="0000048D" w14:textId="77777777" w:rsidR="001D1787" w:rsidRDefault="001D1787" w:rsidP="00C760B5">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p w14:paraId="0000048E" w14:textId="77777777" w:rsidR="001D1787" w:rsidRDefault="001D1787" w:rsidP="00C760B5">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p w14:paraId="0000048F" w14:textId="77777777" w:rsidR="001D1787" w:rsidRDefault="00AA2F10" w:rsidP="00C760B5">
      <w:pPr>
        <w:spacing w:after="0"/>
        <w:jc w:val="both"/>
        <w:rPr>
          <w:rFonts w:ascii="Times New Roman" w:eastAsia="Times New Roman" w:hAnsi="Times New Roman" w:cs="Times New Roman"/>
          <w:color w:val="000000"/>
          <w:sz w:val="24"/>
          <w:szCs w:val="24"/>
        </w:rPr>
      </w:pPr>
      <w:bookmarkStart w:id="219" w:name="_heading=h.w22ten6y5cuf" w:colFirst="0" w:colLast="0"/>
      <w:bookmarkEnd w:id="219"/>
      <w:r>
        <w:br w:type="page"/>
      </w:r>
    </w:p>
    <w:p w14:paraId="00000490" w14:textId="0B070622" w:rsidR="001D1787" w:rsidRDefault="00AA2F10" w:rsidP="00C760B5">
      <w:pPr>
        <w:pStyle w:val="Heading2"/>
        <w:widowControl w:val="0"/>
        <w:spacing w:after="0" w:line="240" w:lineRule="auto"/>
        <w:jc w:val="both"/>
      </w:pPr>
      <w:bookmarkStart w:id="220" w:name="_Toc236420121"/>
      <w:r>
        <w:lastRenderedPageBreak/>
        <w:t>Appendix D:</w:t>
      </w:r>
      <w:r w:rsidR="008E7776">
        <w:t xml:space="preserve"> </w:t>
      </w:r>
      <w:r>
        <w:t>Key Informant Interview</w:t>
      </w:r>
      <w:bookmarkEnd w:id="220"/>
    </w:p>
    <w:p w14:paraId="00000491" w14:textId="77777777" w:rsidR="001D1787" w:rsidRDefault="001D1787" w:rsidP="00C760B5">
      <w:pPr>
        <w:widowControl w:val="0"/>
        <w:pBdr>
          <w:top w:val="nil"/>
          <w:left w:val="nil"/>
          <w:bottom w:val="nil"/>
          <w:right w:val="nil"/>
          <w:between w:val="nil"/>
        </w:pBdr>
        <w:spacing w:after="0" w:line="240" w:lineRule="auto"/>
        <w:jc w:val="both"/>
        <w:rPr>
          <w:rFonts w:ascii="Times New Roman" w:eastAsia="Times New Roman" w:hAnsi="Times New Roman" w:cs="Times New Roman"/>
          <w:b/>
          <w:bCs/>
          <w:color w:val="000000"/>
          <w:sz w:val="24"/>
          <w:szCs w:val="24"/>
        </w:rPr>
      </w:pPr>
    </w:p>
    <w:p w14:paraId="00000492" w14:textId="77777777" w:rsidR="001D1787" w:rsidRDefault="00AA2F10" w:rsidP="00C760B5">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This questionnaire aims to elicit in-depth insights from key informants regarding the communication factors influencing family planning uptake in Mandera County, providing valuable perspectives to inform programmatic and policy interventions. Responding to this questionnaire confirms your full consent to participate in this process.</w:t>
      </w:r>
    </w:p>
    <w:p w14:paraId="00000493" w14:textId="77777777" w:rsidR="001D1787" w:rsidRDefault="001D1787" w:rsidP="00C760B5">
      <w:pPr>
        <w:widowControl w:val="0"/>
        <w:spacing w:after="0" w:line="240" w:lineRule="auto"/>
        <w:jc w:val="both"/>
        <w:rPr>
          <w:rFonts w:ascii="Times New Roman" w:eastAsia="Times New Roman" w:hAnsi="Times New Roman" w:cs="Times New Roman"/>
          <w:sz w:val="24"/>
          <w:szCs w:val="24"/>
        </w:rPr>
      </w:pPr>
    </w:p>
    <w:p w14:paraId="00000494" w14:textId="77777777" w:rsidR="001D1787" w:rsidRDefault="00AA2F10" w:rsidP="00C760B5">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A. </w:t>
      </w:r>
      <w:r>
        <w:rPr>
          <w:rFonts w:ascii="Times New Roman" w:eastAsia="Times New Roman" w:hAnsi="Times New Roman" w:cs="Times New Roman"/>
          <w:color w:val="000000"/>
          <w:sz w:val="24"/>
          <w:szCs w:val="24"/>
        </w:rPr>
        <w:t xml:space="preserve">Demographic Data </w:t>
      </w:r>
      <w:proofErr w:type="gramStart"/>
      <w:r>
        <w:rPr>
          <w:rFonts w:ascii="Times New Roman" w:eastAsia="Times New Roman" w:hAnsi="Times New Roman" w:cs="Times New Roman"/>
          <w:color w:val="000000"/>
          <w:sz w:val="24"/>
          <w:szCs w:val="24"/>
        </w:rPr>
        <w:t>Of</w:t>
      </w:r>
      <w:proofErr w:type="gramEnd"/>
      <w:r>
        <w:rPr>
          <w:rFonts w:ascii="Times New Roman" w:eastAsia="Times New Roman" w:hAnsi="Times New Roman" w:cs="Times New Roman"/>
          <w:color w:val="000000"/>
          <w:sz w:val="24"/>
          <w:szCs w:val="24"/>
        </w:rPr>
        <w:t xml:space="preserve"> </w:t>
      </w:r>
      <w:proofErr w:type="gramStart"/>
      <w:r>
        <w:rPr>
          <w:rFonts w:ascii="Times New Roman" w:eastAsia="Times New Roman" w:hAnsi="Times New Roman" w:cs="Times New Roman"/>
          <w:color w:val="000000"/>
          <w:sz w:val="24"/>
          <w:szCs w:val="24"/>
        </w:rPr>
        <w:t>The</w:t>
      </w:r>
      <w:proofErr w:type="gramEnd"/>
      <w:r>
        <w:rPr>
          <w:rFonts w:ascii="Times New Roman" w:eastAsia="Times New Roman" w:hAnsi="Times New Roman" w:cs="Times New Roman"/>
          <w:color w:val="000000"/>
          <w:sz w:val="24"/>
          <w:szCs w:val="24"/>
        </w:rPr>
        <w:t xml:space="preserve"> Respondents</w:t>
      </w:r>
    </w:p>
    <w:p w14:paraId="00000495" w14:textId="77777777" w:rsidR="001D1787" w:rsidRDefault="001D1787" w:rsidP="00C760B5">
      <w:pPr>
        <w:widowControl w:val="0"/>
        <w:pBdr>
          <w:top w:val="nil"/>
          <w:left w:val="nil"/>
          <w:bottom w:val="nil"/>
          <w:right w:val="nil"/>
          <w:between w:val="nil"/>
        </w:pBdr>
        <w:spacing w:after="0" w:line="240" w:lineRule="auto"/>
        <w:jc w:val="both"/>
        <w:rPr>
          <w:rFonts w:ascii="Times New Roman" w:eastAsia="Times New Roman" w:hAnsi="Times New Roman" w:cs="Times New Roman"/>
          <w:b/>
          <w:bCs/>
          <w:color w:val="000000"/>
          <w:sz w:val="24"/>
          <w:szCs w:val="24"/>
        </w:rPr>
      </w:pPr>
    </w:p>
    <w:p w14:paraId="00000496" w14:textId="77777777" w:rsidR="001D1787" w:rsidRDefault="00AA2F10" w:rsidP="00C760B5">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u w:val="single"/>
        </w:rPr>
      </w:pPr>
      <w:r>
        <w:rPr>
          <w:rFonts w:ascii="Times New Roman" w:eastAsia="Times New Roman" w:hAnsi="Times New Roman" w:cs="Times New Roman"/>
          <w:color w:val="000000"/>
          <w:sz w:val="24"/>
          <w:szCs w:val="24"/>
        </w:rPr>
        <w:t>Area of operation (</w:t>
      </w:r>
      <w:r>
        <w:rPr>
          <w:rFonts w:ascii="Times New Roman" w:eastAsia="Times New Roman" w:hAnsi="Times New Roman" w:cs="Times New Roman"/>
          <w:b/>
          <w:bCs/>
          <w:color w:val="000000"/>
          <w:sz w:val="24"/>
          <w:szCs w:val="24"/>
        </w:rPr>
        <w:t>Location of interview</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u w:val="single"/>
        </w:rPr>
        <w:t>_____________________</w:t>
      </w:r>
    </w:p>
    <w:p w14:paraId="00000497" w14:textId="77777777" w:rsidR="001D1787" w:rsidRDefault="001D1787" w:rsidP="00C760B5">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p w14:paraId="00000498" w14:textId="77777777" w:rsidR="001D1787" w:rsidRDefault="00AA2F10" w:rsidP="00C760B5">
      <w:pPr>
        <w:widowControl w:val="0"/>
        <w:pBdr>
          <w:top w:val="nil"/>
          <w:left w:val="nil"/>
          <w:bottom w:val="nil"/>
          <w:right w:val="nil"/>
          <w:between w:val="nil"/>
        </w:pBdr>
        <w:spacing w:after="0" w:line="48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Background Information:</w:t>
      </w:r>
    </w:p>
    <w:p w14:paraId="00000499" w14:textId="77777777" w:rsidR="001D1787" w:rsidRDefault="00AA2F10" w:rsidP="00C760B5">
      <w:pPr>
        <w:widowControl w:val="0"/>
        <w:pBdr>
          <w:top w:val="nil"/>
          <w:left w:val="nil"/>
          <w:bottom w:val="nil"/>
          <w:right w:val="nil"/>
          <w:between w:val="nil"/>
        </w:pBdr>
        <w:spacing w:after="0" w:line="48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Name:</w:t>
      </w:r>
    </w:p>
    <w:p w14:paraId="0000049A" w14:textId="77777777" w:rsidR="001D1787" w:rsidRDefault="00AA2F10" w:rsidP="00C760B5">
      <w:pPr>
        <w:widowControl w:val="0"/>
        <w:pBdr>
          <w:top w:val="nil"/>
          <w:left w:val="nil"/>
          <w:bottom w:val="nil"/>
          <w:right w:val="nil"/>
          <w:between w:val="nil"/>
        </w:pBdr>
        <w:spacing w:after="0" w:line="48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 Position/Occupation:</w:t>
      </w:r>
    </w:p>
    <w:p w14:paraId="0000049B" w14:textId="77777777" w:rsidR="001D1787" w:rsidRDefault="00AA2F10" w:rsidP="00C760B5">
      <w:pPr>
        <w:widowControl w:val="0"/>
        <w:pBdr>
          <w:top w:val="nil"/>
          <w:left w:val="nil"/>
          <w:bottom w:val="nil"/>
          <w:right w:val="nil"/>
          <w:between w:val="nil"/>
        </w:pBdr>
        <w:spacing w:after="0" w:line="48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 Affiliation/Organization:</w:t>
      </w:r>
    </w:p>
    <w:p w14:paraId="0000049C" w14:textId="77777777" w:rsidR="001D1787" w:rsidRDefault="00AA2F10" w:rsidP="00C760B5">
      <w:pPr>
        <w:widowControl w:val="0"/>
        <w:pBdr>
          <w:top w:val="nil"/>
          <w:left w:val="nil"/>
          <w:bottom w:val="nil"/>
          <w:right w:val="nil"/>
          <w:between w:val="nil"/>
        </w:pBdr>
        <w:spacing w:after="0" w:line="48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 Years of experience working in the community:</w:t>
      </w:r>
    </w:p>
    <w:p w14:paraId="0000049D" w14:textId="77777777" w:rsidR="001D1787" w:rsidRDefault="00AA2F10" w:rsidP="00C760B5">
      <w:pPr>
        <w:widowControl w:val="0"/>
        <w:pBdr>
          <w:top w:val="nil"/>
          <w:left w:val="nil"/>
          <w:bottom w:val="nil"/>
          <w:right w:val="nil"/>
          <w:between w:val="nil"/>
        </w:pBdr>
        <w:spacing w:after="0" w:line="48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Communication Channels:</w:t>
      </w:r>
    </w:p>
    <w:p w14:paraId="0000049E" w14:textId="77777777" w:rsidR="001D1787" w:rsidRDefault="00AA2F10" w:rsidP="00C760B5">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What are the primary channels used to communicate information about family planning within the community? </w:t>
      </w:r>
    </w:p>
    <w:p w14:paraId="0000049F" w14:textId="77777777" w:rsidR="001D1787" w:rsidRDefault="00AA2F10" w:rsidP="00C760B5">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p w14:paraId="000004A0" w14:textId="77777777" w:rsidR="001D1787" w:rsidRDefault="001D1787" w:rsidP="00C760B5">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p w14:paraId="000004A1" w14:textId="77777777" w:rsidR="001D1787" w:rsidRDefault="00AA2F10" w:rsidP="00C760B5">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p w14:paraId="000004A2" w14:textId="77777777" w:rsidR="001D1787" w:rsidRDefault="001D1787" w:rsidP="00C760B5">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p w14:paraId="000004A3" w14:textId="77777777" w:rsidR="001D1787" w:rsidRDefault="00AA2F10" w:rsidP="00C760B5">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p w14:paraId="000004A4" w14:textId="77777777" w:rsidR="001D1787" w:rsidRDefault="001D1787" w:rsidP="00C760B5">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p w14:paraId="000004A5" w14:textId="77777777" w:rsidR="001D1787" w:rsidRDefault="001D1787" w:rsidP="00C760B5">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p w14:paraId="000004A6" w14:textId="77777777" w:rsidR="001D1787" w:rsidRDefault="00AA2F10" w:rsidP="00C760B5">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Are there specific media platforms, such as radio programs or community events, that are particularly effective in reaching rural and </w:t>
      </w:r>
      <w:r>
        <w:rPr>
          <w:rFonts w:ascii="Times New Roman" w:eastAsia="Times New Roman" w:hAnsi="Times New Roman" w:cs="Times New Roman"/>
          <w:sz w:val="24"/>
          <w:szCs w:val="24"/>
        </w:rPr>
        <w:t>marginalised</w:t>
      </w:r>
      <w:r>
        <w:rPr>
          <w:rFonts w:ascii="Times New Roman" w:eastAsia="Times New Roman" w:hAnsi="Times New Roman" w:cs="Times New Roman"/>
          <w:color w:val="000000"/>
          <w:sz w:val="24"/>
          <w:szCs w:val="24"/>
        </w:rPr>
        <w:t xml:space="preserve"> women?</w:t>
      </w:r>
    </w:p>
    <w:p w14:paraId="000004A7" w14:textId="77777777" w:rsidR="001D1787" w:rsidRDefault="00AA2F10" w:rsidP="00C760B5">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p w14:paraId="000004A8" w14:textId="77777777" w:rsidR="001D1787" w:rsidRDefault="001D1787" w:rsidP="00C760B5">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p w14:paraId="000004A9" w14:textId="77777777" w:rsidR="001D1787" w:rsidRDefault="00AA2F10" w:rsidP="00C760B5">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p w14:paraId="000004AA" w14:textId="77777777" w:rsidR="001D1787" w:rsidRDefault="001D1787" w:rsidP="00C760B5">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p w14:paraId="000004AB" w14:textId="77777777" w:rsidR="001D1787" w:rsidRDefault="00AA2F10" w:rsidP="00C760B5">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sectPr w:rsidR="001D1787" w:rsidSect="00DD2D76">
          <w:pgSz w:w="11909" w:h="16834"/>
          <w:pgMar w:top="1440" w:right="1440" w:bottom="1440" w:left="1440" w:header="0" w:footer="1068" w:gutter="0"/>
          <w:cols w:space="720"/>
        </w:sectPr>
      </w:pPr>
      <w:r>
        <w:rPr>
          <w:rFonts w:ascii="Times New Roman" w:eastAsia="Times New Roman" w:hAnsi="Times New Roman" w:cs="Times New Roman"/>
          <w:color w:val="000000"/>
          <w:sz w:val="24"/>
          <w:szCs w:val="24"/>
        </w:rPr>
        <w:t>………………………...…………………………………………….</w:t>
      </w:r>
    </w:p>
    <w:p w14:paraId="000004AC" w14:textId="77777777" w:rsidR="001D1787" w:rsidRDefault="00AA2F10" w:rsidP="00C760B5">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How do you ensure that family planning information is accessible and understandable to all community members, including those with low literacy levels or limited access to resources?</w:t>
      </w:r>
    </w:p>
    <w:p w14:paraId="000004AD" w14:textId="77777777" w:rsidR="001D1787" w:rsidRDefault="00AA2F10" w:rsidP="00C760B5">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p w14:paraId="000004AE" w14:textId="77777777" w:rsidR="001D1787" w:rsidRDefault="001D1787" w:rsidP="00C760B5">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p w14:paraId="000004AF" w14:textId="77777777" w:rsidR="001D1787" w:rsidRDefault="00AA2F10" w:rsidP="00C760B5">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p w14:paraId="000004B0" w14:textId="77777777" w:rsidR="001D1787" w:rsidRDefault="001D1787" w:rsidP="00C760B5">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p w14:paraId="000004B1" w14:textId="77777777" w:rsidR="001D1787" w:rsidRDefault="00AA2F10" w:rsidP="00C760B5">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p w14:paraId="000004B2" w14:textId="77777777" w:rsidR="001D1787" w:rsidRDefault="001D1787" w:rsidP="00C760B5">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p w14:paraId="000004B3" w14:textId="77777777" w:rsidR="001D1787" w:rsidRDefault="001D1787" w:rsidP="00C760B5">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p w14:paraId="000004B4" w14:textId="77777777" w:rsidR="001D1787" w:rsidRDefault="00AA2F10" w:rsidP="00C760B5">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How do cultural beliefs and norms influence discussions and attitudes towards family planning within the community?</w:t>
      </w:r>
    </w:p>
    <w:p w14:paraId="000004B5" w14:textId="77777777" w:rsidR="001D1787" w:rsidRDefault="00AA2F10" w:rsidP="00C760B5">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p w14:paraId="000004B6" w14:textId="77777777" w:rsidR="001D1787" w:rsidRDefault="001D1787" w:rsidP="00C760B5">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p w14:paraId="000004B7" w14:textId="77777777" w:rsidR="001D1787" w:rsidRDefault="00AA2F10" w:rsidP="00C760B5">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p w14:paraId="000004B8" w14:textId="77777777" w:rsidR="001D1787" w:rsidRDefault="001D1787" w:rsidP="00C760B5">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p w14:paraId="000004B9" w14:textId="77777777" w:rsidR="001D1787" w:rsidRDefault="00AA2F10" w:rsidP="00C760B5">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p w14:paraId="000004BA" w14:textId="77777777" w:rsidR="001D1787" w:rsidRDefault="001D1787" w:rsidP="00C760B5">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p w14:paraId="000004BB" w14:textId="77777777" w:rsidR="001D1787" w:rsidRDefault="00AA2F10" w:rsidP="00C760B5">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Are there any cultural taboos or misconceptions surrounding family planning methods that affect communication efforts?</w:t>
      </w:r>
    </w:p>
    <w:p w14:paraId="000004BC" w14:textId="77777777" w:rsidR="001D1787" w:rsidRDefault="00AA2F10" w:rsidP="00C760B5">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p w14:paraId="000004BD" w14:textId="77777777" w:rsidR="001D1787" w:rsidRDefault="001D1787" w:rsidP="00C760B5">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p w14:paraId="000004BE" w14:textId="77777777" w:rsidR="001D1787" w:rsidRDefault="00AA2F10" w:rsidP="00C760B5">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p w14:paraId="000004BF" w14:textId="77777777" w:rsidR="001D1787" w:rsidRDefault="001D1787" w:rsidP="00C760B5">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p w14:paraId="000004C0" w14:textId="77777777" w:rsidR="001D1787" w:rsidRDefault="00AA2F10" w:rsidP="00C760B5">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p w14:paraId="000004C1" w14:textId="77777777" w:rsidR="001D1787" w:rsidRDefault="001D1787" w:rsidP="00C760B5">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p w14:paraId="000004C2" w14:textId="77777777" w:rsidR="001D1787" w:rsidRDefault="001D1787" w:rsidP="00C760B5">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p w14:paraId="000004C3" w14:textId="77777777" w:rsidR="001D1787" w:rsidRDefault="00AA2F10" w:rsidP="00C760B5">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What strategies have been successful in addressing cultural barriers and promoting open dialogue about family planning?</w:t>
      </w:r>
    </w:p>
    <w:p w14:paraId="000004C4" w14:textId="77777777" w:rsidR="001D1787" w:rsidRDefault="00AA2F10" w:rsidP="00C760B5">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p w14:paraId="000004C5" w14:textId="77777777" w:rsidR="001D1787" w:rsidRDefault="001D1787" w:rsidP="00C760B5">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p w14:paraId="000004C6" w14:textId="77777777" w:rsidR="001D1787" w:rsidRDefault="00AA2F10" w:rsidP="00C760B5">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p w14:paraId="000004C7" w14:textId="77777777" w:rsidR="001D1787" w:rsidRDefault="001D1787" w:rsidP="00C760B5">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p w14:paraId="000004C8" w14:textId="77777777" w:rsidR="001D1787" w:rsidRDefault="00AA2F10" w:rsidP="00C760B5">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p w14:paraId="000004C9" w14:textId="77777777" w:rsidR="001D1787" w:rsidRDefault="001D1787" w:rsidP="00C760B5">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p w14:paraId="000004CA" w14:textId="77777777" w:rsidR="001D1787" w:rsidRDefault="00AA2F10" w:rsidP="00C760B5">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What are the main challenges faced in communicating about family planning within the community?</w:t>
      </w:r>
    </w:p>
    <w:p w14:paraId="000004CB" w14:textId="77777777" w:rsidR="001D1787" w:rsidRDefault="001D1787" w:rsidP="00C760B5">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p w14:paraId="000004CC" w14:textId="77777777" w:rsidR="001D1787" w:rsidRDefault="00AA2F10" w:rsidP="00C760B5">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p w14:paraId="000004CD" w14:textId="77777777" w:rsidR="001D1787" w:rsidRDefault="001D1787" w:rsidP="00C760B5">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p w14:paraId="000004CE" w14:textId="77777777" w:rsidR="001D1787" w:rsidRDefault="00AA2F10" w:rsidP="00C760B5">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p w14:paraId="000004CF" w14:textId="77777777" w:rsidR="001D1787" w:rsidRDefault="00AA2F10" w:rsidP="00C760B5">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sectPr w:rsidR="001D1787" w:rsidSect="00DD2D76">
          <w:pgSz w:w="11909" w:h="16834"/>
          <w:pgMar w:top="1440" w:right="1440" w:bottom="1440" w:left="1440" w:header="0" w:footer="1068" w:gutter="0"/>
          <w:cols w:space="720"/>
        </w:sectPr>
      </w:pPr>
      <w:r>
        <w:rPr>
          <w:rFonts w:ascii="Times New Roman" w:eastAsia="Times New Roman" w:hAnsi="Times New Roman" w:cs="Times New Roman"/>
          <w:color w:val="000000"/>
          <w:sz w:val="24"/>
          <w:szCs w:val="24"/>
        </w:rPr>
        <w:t>………………………………...…………………………………………….</w:t>
      </w:r>
    </w:p>
    <w:p w14:paraId="000004D0" w14:textId="77777777" w:rsidR="001D1787" w:rsidRDefault="00AA2F10" w:rsidP="00C760B5">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Have there been any successful initiatives or programs that have improved communication and family planning uptake?</w:t>
      </w:r>
    </w:p>
    <w:p w14:paraId="000004D1" w14:textId="77777777" w:rsidR="001D1787" w:rsidRDefault="00AA2F10" w:rsidP="00C760B5">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p w14:paraId="000004D2" w14:textId="77777777" w:rsidR="001D1787" w:rsidRDefault="001D1787" w:rsidP="00C760B5">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p w14:paraId="000004D3" w14:textId="77777777" w:rsidR="001D1787" w:rsidRDefault="00AA2F10" w:rsidP="00C760B5">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p w14:paraId="000004D4" w14:textId="77777777" w:rsidR="001D1787" w:rsidRDefault="001D1787" w:rsidP="00C760B5">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p w14:paraId="000004D5" w14:textId="77777777" w:rsidR="001D1787" w:rsidRDefault="00AA2F10" w:rsidP="00C760B5">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p w14:paraId="000004D6" w14:textId="77777777" w:rsidR="001D1787" w:rsidRDefault="001D1787" w:rsidP="00C760B5">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p w14:paraId="000004D7" w14:textId="77777777" w:rsidR="001D1787" w:rsidRDefault="001D1787" w:rsidP="00C760B5">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p w14:paraId="000004D8" w14:textId="77777777" w:rsidR="001D1787" w:rsidRDefault="00AA2F10" w:rsidP="00C760B5">
      <w:pPr>
        <w:widowControl w:val="0"/>
        <w:pBdr>
          <w:top w:val="nil"/>
          <w:left w:val="nil"/>
          <w:bottom w:val="nil"/>
          <w:right w:val="nil"/>
          <w:between w:val="nil"/>
        </w:pBdr>
        <w:spacing w:after="0" w:line="24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color w:val="000000"/>
          <w:sz w:val="24"/>
          <w:szCs w:val="24"/>
        </w:rPr>
        <w:t>Are there any opportunities for collaboration or partnership with local organizations or community leaders to enhance communication efforts?</w:t>
      </w:r>
    </w:p>
    <w:p w14:paraId="000004D9" w14:textId="77777777" w:rsidR="001D1787" w:rsidRDefault="00AA2F10" w:rsidP="00C760B5">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p w14:paraId="000004DA" w14:textId="77777777" w:rsidR="001D1787" w:rsidRDefault="00AA2F10" w:rsidP="00C760B5">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p w14:paraId="000004DB" w14:textId="77777777" w:rsidR="001D1787" w:rsidRDefault="00AA2F10" w:rsidP="00C760B5">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p w14:paraId="000004DC" w14:textId="77777777" w:rsidR="001D1787" w:rsidRDefault="001D1787" w:rsidP="00C760B5">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p w14:paraId="000004DD" w14:textId="77777777" w:rsidR="001D1787" w:rsidRDefault="001D1787" w:rsidP="00C760B5">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p w14:paraId="000004DE" w14:textId="77777777" w:rsidR="001D1787" w:rsidRDefault="00AA2F10" w:rsidP="00C760B5">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What role do community leaders, elders, or religious figures play in shaping perceptions and attitudes towards family planning</w:t>
      </w:r>
      <w:r>
        <w:rPr>
          <w:rFonts w:ascii="Times New Roman" w:eastAsia="Times New Roman" w:hAnsi="Times New Roman" w:cs="Times New Roman"/>
          <w:i/>
          <w:iCs/>
          <w:color w:val="000000"/>
          <w:sz w:val="24"/>
          <w:szCs w:val="24"/>
        </w:rPr>
        <w:t>?</w:t>
      </w:r>
    </w:p>
    <w:p w14:paraId="000004DF" w14:textId="77777777" w:rsidR="001D1787" w:rsidRDefault="00AA2F10" w:rsidP="00C760B5">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p w14:paraId="000004E0" w14:textId="77777777" w:rsidR="001D1787" w:rsidRDefault="001D1787" w:rsidP="00C760B5">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p w14:paraId="000004E1" w14:textId="77777777" w:rsidR="001D1787" w:rsidRDefault="00AA2F10" w:rsidP="00C760B5">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p w14:paraId="000004E2" w14:textId="77777777" w:rsidR="001D1787" w:rsidRDefault="001D1787" w:rsidP="00C760B5">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p w14:paraId="000004E3" w14:textId="77777777" w:rsidR="001D1787" w:rsidRDefault="00AA2F10" w:rsidP="00C760B5">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p w14:paraId="000004E4" w14:textId="77777777" w:rsidR="001D1787" w:rsidRDefault="001D1787" w:rsidP="00C760B5">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p w14:paraId="000004E5" w14:textId="77777777" w:rsidR="001D1787" w:rsidRDefault="001D1787" w:rsidP="00C760B5">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p w14:paraId="000004E6" w14:textId="77777777" w:rsidR="001D1787" w:rsidRDefault="00AA2F10" w:rsidP="00C760B5">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How can community-based organizations or health workers better engage with </w:t>
      </w:r>
      <w:r>
        <w:rPr>
          <w:rFonts w:ascii="Times New Roman" w:eastAsia="Times New Roman" w:hAnsi="Times New Roman" w:cs="Times New Roman"/>
          <w:sz w:val="24"/>
          <w:szCs w:val="24"/>
        </w:rPr>
        <w:t>marginalised</w:t>
      </w:r>
      <w:r>
        <w:rPr>
          <w:rFonts w:ascii="Times New Roman" w:eastAsia="Times New Roman" w:hAnsi="Times New Roman" w:cs="Times New Roman"/>
          <w:color w:val="000000"/>
          <w:sz w:val="24"/>
          <w:szCs w:val="24"/>
        </w:rPr>
        <w:t xml:space="preserve"> groups to ensure their voices are heard in family planning discussions?</w:t>
      </w:r>
    </w:p>
    <w:p w14:paraId="000004E7" w14:textId="77777777" w:rsidR="001D1787" w:rsidRDefault="00AA2F10" w:rsidP="00C760B5">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p w14:paraId="000004E8" w14:textId="77777777" w:rsidR="001D1787" w:rsidRDefault="001D1787" w:rsidP="00C760B5">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p w14:paraId="000004E9" w14:textId="77777777" w:rsidR="001D1787" w:rsidRDefault="00AA2F10" w:rsidP="00C760B5">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p w14:paraId="000004EA" w14:textId="77777777" w:rsidR="001D1787" w:rsidRDefault="001D1787" w:rsidP="00C760B5">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p w14:paraId="000004EB" w14:textId="77777777" w:rsidR="001D1787" w:rsidRDefault="00AA2F10" w:rsidP="00C760B5">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p w14:paraId="000004EC" w14:textId="77777777" w:rsidR="001D1787" w:rsidRDefault="001D1787" w:rsidP="00C760B5">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p w14:paraId="000004ED" w14:textId="77777777" w:rsidR="001D1787" w:rsidRDefault="00AA2F10" w:rsidP="00C760B5">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Based on your experience, what recommendations would you provide for improving communication about family planning and increasing uptake among rural and </w:t>
      </w:r>
      <w:r>
        <w:rPr>
          <w:rFonts w:ascii="Times New Roman" w:eastAsia="Times New Roman" w:hAnsi="Times New Roman" w:cs="Times New Roman"/>
          <w:sz w:val="24"/>
          <w:szCs w:val="24"/>
        </w:rPr>
        <w:t>marginalised</w:t>
      </w:r>
      <w:r>
        <w:rPr>
          <w:rFonts w:ascii="Times New Roman" w:eastAsia="Times New Roman" w:hAnsi="Times New Roman" w:cs="Times New Roman"/>
          <w:color w:val="000000"/>
          <w:sz w:val="24"/>
          <w:szCs w:val="24"/>
        </w:rPr>
        <w:t xml:space="preserve"> women?</w:t>
      </w:r>
    </w:p>
    <w:p w14:paraId="000004EE" w14:textId="77777777" w:rsidR="001D1787" w:rsidRDefault="00AA2F10" w:rsidP="00C760B5">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p w14:paraId="000004EF" w14:textId="77777777" w:rsidR="001D1787" w:rsidRDefault="001D1787" w:rsidP="00C760B5">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p w14:paraId="000004F0" w14:textId="77777777" w:rsidR="001D1787" w:rsidRDefault="00AA2F10" w:rsidP="00C760B5">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p w14:paraId="000004F1" w14:textId="77777777" w:rsidR="001D1787" w:rsidRDefault="00AA2F10" w:rsidP="00C760B5">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p w14:paraId="000004F2" w14:textId="77777777" w:rsidR="001D1787" w:rsidRDefault="001D1787" w:rsidP="00C760B5">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p w14:paraId="000004F3" w14:textId="77777777" w:rsidR="001D1787" w:rsidRDefault="00AA2F10" w:rsidP="00C760B5">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Is there anything else you would like to share about your experiences or observations regarding family planning communication within the community?</w:t>
      </w:r>
    </w:p>
    <w:p w14:paraId="000004F4" w14:textId="77777777" w:rsidR="001D1787" w:rsidRDefault="00AA2F10" w:rsidP="00C760B5">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p w14:paraId="000004F5" w14:textId="77777777" w:rsidR="001D1787" w:rsidRDefault="001D1787" w:rsidP="00C760B5">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p w14:paraId="000004F6" w14:textId="77777777" w:rsidR="001D1787" w:rsidRDefault="00AA2F10" w:rsidP="00C760B5">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p w14:paraId="000004F7" w14:textId="77777777" w:rsidR="001D1787" w:rsidRDefault="00AA2F10" w:rsidP="00C760B5">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p w14:paraId="000004F8" w14:textId="77777777" w:rsidR="001D1787" w:rsidRDefault="00AA2F10" w:rsidP="00C760B5">
      <w:pPr>
        <w:spacing w:after="0"/>
        <w:jc w:val="both"/>
        <w:rPr>
          <w:rFonts w:ascii="Times New Roman" w:eastAsia="Times New Roman" w:hAnsi="Times New Roman" w:cs="Times New Roman"/>
          <w:color w:val="000000"/>
          <w:sz w:val="24"/>
          <w:szCs w:val="24"/>
        </w:rPr>
      </w:pPr>
      <w:r>
        <w:br w:type="page"/>
      </w:r>
    </w:p>
    <w:p w14:paraId="000004F9" w14:textId="689CD5D4" w:rsidR="001D1787" w:rsidRDefault="00AA2F10" w:rsidP="00C760B5">
      <w:pPr>
        <w:pStyle w:val="Heading2"/>
        <w:spacing w:after="0"/>
        <w:jc w:val="both"/>
      </w:pPr>
      <w:bookmarkStart w:id="221" w:name="_Toc236420122"/>
      <w:r>
        <w:lastRenderedPageBreak/>
        <w:t>Appendix E:</w:t>
      </w:r>
      <w:r w:rsidR="008E7776">
        <w:t xml:space="preserve"> </w:t>
      </w:r>
      <w:r>
        <w:t>Research 2025 Timelines and Budget.</w:t>
      </w:r>
      <w:bookmarkEnd w:id="221"/>
    </w:p>
    <w:tbl>
      <w:tblPr>
        <w:tblStyle w:val="aa"/>
        <w:tblW w:w="795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945"/>
        <w:gridCol w:w="690"/>
        <w:gridCol w:w="690"/>
        <w:gridCol w:w="720"/>
        <w:gridCol w:w="630"/>
        <w:gridCol w:w="615"/>
        <w:gridCol w:w="660"/>
      </w:tblGrid>
      <w:tr w:rsidR="001D1787" w14:paraId="069B5495" w14:textId="77777777">
        <w:tc>
          <w:tcPr>
            <w:tcW w:w="3945" w:type="dxa"/>
            <w:tcMar>
              <w:top w:w="100" w:type="dxa"/>
              <w:left w:w="100" w:type="dxa"/>
              <w:bottom w:w="100" w:type="dxa"/>
              <w:right w:w="100" w:type="dxa"/>
            </w:tcMar>
          </w:tcPr>
          <w:p w14:paraId="000004FA" w14:textId="77777777" w:rsidR="001D1787" w:rsidRDefault="00AA2F10" w:rsidP="00C760B5">
            <w:pPr>
              <w:widowControl w:val="0"/>
              <w:pBdr>
                <w:top w:val="nil"/>
                <w:left w:val="nil"/>
                <w:bottom w:val="nil"/>
                <w:right w:val="nil"/>
                <w:between w:val="nil"/>
              </w:pBd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Stage</w:t>
            </w:r>
          </w:p>
        </w:tc>
        <w:tc>
          <w:tcPr>
            <w:tcW w:w="690" w:type="dxa"/>
            <w:tcMar>
              <w:top w:w="100" w:type="dxa"/>
              <w:left w:w="100" w:type="dxa"/>
              <w:bottom w:w="100" w:type="dxa"/>
              <w:right w:w="100" w:type="dxa"/>
            </w:tcMar>
          </w:tcPr>
          <w:p w14:paraId="000004FB" w14:textId="77777777" w:rsidR="001D1787" w:rsidRDefault="00AA2F10" w:rsidP="00C760B5">
            <w:pPr>
              <w:widowControl w:val="0"/>
              <w:pBdr>
                <w:top w:val="nil"/>
                <w:left w:val="nil"/>
                <w:bottom w:val="nil"/>
                <w:right w:val="nil"/>
                <w:between w:val="nil"/>
              </w:pBd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Mar</w:t>
            </w:r>
          </w:p>
        </w:tc>
        <w:tc>
          <w:tcPr>
            <w:tcW w:w="690" w:type="dxa"/>
            <w:tcMar>
              <w:top w:w="100" w:type="dxa"/>
              <w:left w:w="100" w:type="dxa"/>
              <w:bottom w:w="100" w:type="dxa"/>
              <w:right w:w="100" w:type="dxa"/>
            </w:tcMar>
          </w:tcPr>
          <w:p w14:paraId="000004FC" w14:textId="77777777" w:rsidR="001D1787" w:rsidRDefault="00AA2F10" w:rsidP="00C760B5">
            <w:pPr>
              <w:widowControl w:val="0"/>
              <w:pBdr>
                <w:top w:val="nil"/>
                <w:left w:val="nil"/>
                <w:bottom w:val="nil"/>
                <w:right w:val="nil"/>
                <w:between w:val="nil"/>
              </w:pBd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Apr</w:t>
            </w:r>
          </w:p>
        </w:tc>
        <w:tc>
          <w:tcPr>
            <w:tcW w:w="720" w:type="dxa"/>
            <w:tcMar>
              <w:top w:w="100" w:type="dxa"/>
              <w:left w:w="100" w:type="dxa"/>
              <w:bottom w:w="100" w:type="dxa"/>
              <w:right w:w="100" w:type="dxa"/>
            </w:tcMar>
          </w:tcPr>
          <w:p w14:paraId="000004FD" w14:textId="77777777" w:rsidR="001D1787" w:rsidRDefault="00AA2F10" w:rsidP="00C760B5">
            <w:pPr>
              <w:widowControl w:val="0"/>
              <w:pBdr>
                <w:top w:val="nil"/>
                <w:left w:val="nil"/>
                <w:bottom w:val="nil"/>
                <w:right w:val="nil"/>
                <w:between w:val="nil"/>
              </w:pBd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May</w:t>
            </w:r>
          </w:p>
        </w:tc>
        <w:tc>
          <w:tcPr>
            <w:tcW w:w="630" w:type="dxa"/>
            <w:tcMar>
              <w:top w:w="100" w:type="dxa"/>
              <w:left w:w="100" w:type="dxa"/>
              <w:bottom w:w="100" w:type="dxa"/>
              <w:right w:w="100" w:type="dxa"/>
            </w:tcMar>
          </w:tcPr>
          <w:p w14:paraId="000004FE" w14:textId="77777777" w:rsidR="001D1787" w:rsidRDefault="00AA2F10" w:rsidP="00C760B5">
            <w:pPr>
              <w:widowControl w:val="0"/>
              <w:pBdr>
                <w:top w:val="nil"/>
                <w:left w:val="nil"/>
                <w:bottom w:val="nil"/>
                <w:right w:val="nil"/>
                <w:between w:val="nil"/>
              </w:pBd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Jun</w:t>
            </w:r>
          </w:p>
        </w:tc>
        <w:tc>
          <w:tcPr>
            <w:tcW w:w="615" w:type="dxa"/>
            <w:tcMar>
              <w:top w:w="100" w:type="dxa"/>
              <w:left w:w="100" w:type="dxa"/>
              <w:bottom w:w="100" w:type="dxa"/>
              <w:right w:w="100" w:type="dxa"/>
            </w:tcMar>
          </w:tcPr>
          <w:p w14:paraId="000004FF" w14:textId="77777777" w:rsidR="001D1787" w:rsidRDefault="00AA2F10" w:rsidP="00C760B5">
            <w:pPr>
              <w:widowControl w:val="0"/>
              <w:pBdr>
                <w:top w:val="nil"/>
                <w:left w:val="nil"/>
                <w:bottom w:val="nil"/>
                <w:right w:val="nil"/>
                <w:between w:val="nil"/>
              </w:pBd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Jul</w:t>
            </w:r>
          </w:p>
        </w:tc>
        <w:tc>
          <w:tcPr>
            <w:tcW w:w="660" w:type="dxa"/>
            <w:tcMar>
              <w:top w:w="100" w:type="dxa"/>
              <w:left w:w="100" w:type="dxa"/>
              <w:bottom w:w="100" w:type="dxa"/>
              <w:right w:w="100" w:type="dxa"/>
            </w:tcMar>
          </w:tcPr>
          <w:p w14:paraId="00000500" w14:textId="77777777" w:rsidR="001D1787" w:rsidRDefault="00AA2F10" w:rsidP="00C760B5">
            <w:pPr>
              <w:widowControl w:val="0"/>
              <w:pBdr>
                <w:top w:val="nil"/>
                <w:left w:val="nil"/>
                <w:bottom w:val="nil"/>
                <w:right w:val="nil"/>
                <w:between w:val="nil"/>
              </w:pBd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Aug</w:t>
            </w:r>
          </w:p>
        </w:tc>
      </w:tr>
      <w:tr w:rsidR="001D1787" w14:paraId="10089161" w14:textId="77777777">
        <w:tc>
          <w:tcPr>
            <w:tcW w:w="3945" w:type="dxa"/>
            <w:tcMar>
              <w:top w:w="100" w:type="dxa"/>
              <w:left w:w="100" w:type="dxa"/>
              <w:bottom w:w="100" w:type="dxa"/>
              <w:right w:w="100" w:type="dxa"/>
            </w:tcMar>
          </w:tcPr>
          <w:p w14:paraId="00000501" w14:textId="77777777" w:rsidR="001D1787" w:rsidRDefault="00AA2F10" w:rsidP="00C760B5">
            <w:pPr>
              <w:widowControl w:val="0"/>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Research design and planning</w:t>
            </w:r>
          </w:p>
        </w:tc>
        <w:tc>
          <w:tcPr>
            <w:tcW w:w="690" w:type="dxa"/>
            <w:shd w:val="clear" w:color="auto" w:fill="6D9EEB"/>
            <w:tcMar>
              <w:top w:w="100" w:type="dxa"/>
              <w:left w:w="100" w:type="dxa"/>
              <w:bottom w:w="100" w:type="dxa"/>
              <w:right w:w="100" w:type="dxa"/>
            </w:tcMar>
          </w:tcPr>
          <w:p w14:paraId="00000502" w14:textId="77777777" w:rsidR="001D1787" w:rsidRDefault="001D1787" w:rsidP="00C760B5">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p>
        </w:tc>
        <w:tc>
          <w:tcPr>
            <w:tcW w:w="690" w:type="dxa"/>
            <w:shd w:val="clear" w:color="auto" w:fill="6D9EEB"/>
            <w:tcMar>
              <w:top w:w="100" w:type="dxa"/>
              <w:left w:w="100" w:type="dxa"/>
              <w:bottom w:w="100" w:type="dxa"/>
              <w:right w:w="100" w:type="dxa"/>
            </w:tcMar>
          </w:tcPr>
          <w:p w14:paraId="00000503" w14:textId="77777777" w:rsidR="001D1787" w:rsidRDefault="001D1787" w:rsidP="00C760B5">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p>
        </w:tc>
        <w:tc>
          <w:tcPr>
            <w:tcW w:w="720" w:type="dxa"/>
            <w:shd w:val="clear" w:color="auto" w:fill="6D9EEB"/>
            <w:tcMar>
              <w:top w:w="100" w:type="dxa"/>
              <w:left w:w="100" w:type="dxa"/>
              <w:bottom w:w="100" w:type="dxa"/>
              <w:right w:w="100" w:type="dxa"/>
            </w:tcMar>
          </w:tcPr>
          <w:p w14:paraId="00000504" w14:textId="77777777" w:rsidR="001D1787" w:rsidRDefault="001D1787" w:rsidP="00C760B5">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p>
        </w:tc>
        <w:tc>
          <w:tcPr>
            <w:tcW w:w="630" w:type="dxa"/>
            <w:shd w:val="clear" w:color="auto" w:fill="6D9EEB"/>
            <w:tcMar>
              <w:top w:w="100" w:type="dxa"/>
              <w:left w:w="100" w:type="dxa"/>
              <w:bottom w:w="100" w:type="dxa"/>
              <w:right w:w="100" w:type="dxa"/>
            </w:tcMar>
          </w:tcPr>
          <w:p w14:paraId="00000505" w14:textId="77777777" w:rsidR="001D1787" w:rsidRDefault="001D1787" w:rsidP="00C760B5">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p>
        </w:tc>
        <w:tc>
          <w:tcPr>
            <w:tcW w:w="615" w:type="dxa"/>
            <w:tcMar>
              <w:top w:w="100" w:type="dxa"/>
              <w:left w:w="100" w:type="dxa"/>
              <w:bottom w:w="100" w:type="dxa"/>
              <w:right w:w="100" w:type="dxa"/>
            </w:tcMar>
          </w:tcPr>
          <w:p w14:paraId="00000506" w14:textId="77777777" w:rsidR="001D1787" w:rsidRDefault="001D1787" w:rsidP="00C760B5">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p>
        </w:tc>
        <w:tc>
          <w:tcPr>
            <w:tcW w:w="660" w:type="dxa"/>
            <w:tcMar>
              <w:top w:w="100" w:type="dxa"/>
              <w:left w:w="100" w:type="dxa"/>
              <w:bottom w:w="100" w:type="dxa"/>
              <w:right w:w="100" w:type="dxa"/>
            </w:tcMar>
          </w:tcPr>
          <w:p w14:paraId="00000507" w14:textId="77777777" w:rsidR="001D1787" w:rsidRDefault="001D1787" w:rsidP="00C760B5">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p>
        </w:tc>
      </w:tr>
      <w:tr w:rsidR="001D1787" w14:paraId="33BDE106" w14:textId="77777777">
        <w:tc>
          <w:tcPr>
            <w:tcW w:w="3945" w:type="dxa"/>
            <w:tcMar>
              <w:top w:w="100" w:type="dxa"/>
              <w:left w:w="100" w:type="dxa"/>
              <w:bottom w:w="100" w:type="dxa"/>
              <w:right w:w="100" w:type="dxa"/>
            </w:tcMar>
          </w:tcPr>
          <w:p w14:paraId="00000508" w14:textId="77777777" w:rsidR="001D1787" w:rsidRDefault="00AA2F10" w:rsidP="00C760B5">
            <w:pPr>
              <w:widowControl w:val="0"/>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Literature review</w:t>
            </w:r>
          </w:p>
        </w:tc>
        <w:tc>
          <w:tcPr>
            <w:tcW w:w="690" w:type="dxa"/>
            <w:tcMar>
              <w:top w:w="100" w:type="dxa"/>
              <w:left w:w="100" w:type="dxa"/>
              <w:bottom w:w="100" w:type="dxa"/>
              <w:right w:w="100" w:type="dxa"/>
            </w:tcMar>
          </w:tcPr>
          <w:p w14:paraId="00000509" w14:textId="77777777" w:rsidR="001D1787" w:rsidRDefault="001D1787" w:rsidP="00C760B5">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p>
        </w:tc>
        <w:tc>
          <w:tcPr>
            <w:tcW w:w="690" w:type="dxa"/>
            <w:tcMar>
              <w:top w:w="100" w:type="dxa"/>
              <w:left w:w="100" w:type="dxa"/>
              <w:bottom w:w="100" w:type="dxa"/>
              <w:right w:w="100" w:type="dxa"/>
            </w:tcMar>
          </w:tcPr>
          <w:p w14:paraId="0000050A" w14:textId="77777777" w:rsidR="001D1787" w:rsidRDefault="001D1787" w:rsidP="00C760B5">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p>
        </w:tc>
        <w:tc>
          <w:tcPr>
            <w:tcW w:w="720" w:type="dxa"/>
            <w:tcMar>
              <w:top w:w="100" w:type="dxa"/>
              <w:left w:w="100" w:type="dxa"/>
              <w:bottom w:w="100" w:type="dxa"/>
              <w:right w:w="100" w:type="dxa"/>
            </w:tcMar>
          </w:tcPr>
          <w:p w14:paraId="0000050B" w14:textId="77777777" w:rsidR="001D1787" w:rsidRDefault="001D1787" w:rsidP="00C760B5">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p>
        </w:tc>
        <w:tc>
          <w:tcPr>
            <w:tcW w:w="630" w:type="dxa"/>
            <w:shd w:val="clear" w:color="auto" w:fill="6D9EEB"/>
            <w:tcMar>
              <w:top w:w="100" w:type="dxa"/>
              <w:left w:w="100" w:type="dxa"/>
              <w:bottom w:w="100" w:type="dxa"/>
              <w:right w:w="100" w:type="dxa"/>
            </w:tcMar>
          </w:tcPr>
          <w:p w14:paraId="0000050C" w14:textId="77777777" w:rsidR="001D1787" w:rsidRDefault="001D1787" w:rsidP="00C760B5">
            <w:pPr>
              <w:widowControl w:val="0"/>
              <w:pBdr>
                <w:top w:val="nil"/>
                <w:left w:val="nil"/>
                <w:bottom w:val="nil"/>
                <w:right w:val="nil"/>
                <w:between w:val="nil"/>
              </w:pBdr>
              <w:spacing w:after="0" w:line="240" w:lineRule="auto"/>
              <w:rPr>
                <w:rFonts w:ascii="Times New Roman" w:eastAsia="Times New Roman" w:hAnsi="Times New Roman" w:cs="Times New Roman"/>
                <w:color w:val="6D9EEB"/>
                <w:sz w:val="24"/>
                <w:szCs w:val="24"/>
              </w:rPr>
            </w:pPr>
          </w:p>
        </w:tc>
        <w:tc>
          <w:tcPr>
            <w:tcW w:w="615" w:type="dxa"/>
            <w:shd w:val="clear" w:color="auto" w:fill="6D9EEB"/>
            <w:tcMar>
              <w:top w:w="100" w:type="dxa"/>
              <w:left w:w="100" w:type="dxa"/>
              <w:bottom w:w="100" w:type="dxa"/>
              <w:right w:w="100" w:type="dxa"/>
            </w:tcMar>
          </w:tcPr>
          <w:p w14:paraId="0000050D" w14:textId="77777777" w:rsidR="001D1787" w:rsidRDefault="001D1787" w:rsidP="00C760B5">
            <w:pPr>
              <w:widowControl w:val="0"/>
              <w:pBdr>
                <w:top w:val="nil"/>
                <w:left w:val="nil"/>
                <w:bottom w:val="nil"/>
                <w:right w:val="nil"/>
                <w:between w:val="nil"/>
              </w:pBdr>
              <w:spacing w:after="0" w:line="240" w:lineRule="auto"/>
              <w:rPr>
                <w:rFonts w:ascii="Times New Roman" w:eastAsia="Times New Roman" w:hAnsi="Times New Roman" w:cs="Times New Roman"/>
                <w:color w:val="6D9EEB"/>
                <w:sz w:val="24"/>
                <w:szCs w:val="24"/>
              </w:rPr>
            </w:pPr>
          </w:p>
        </w:tc>
        <w:tc>
          <w:tcPr>
            <w:tcW w:w="660" w:type="dxa"/>
            <w:tcMar>
              <w:top w:w="100" w:type="dxa"/>
              <w:left w:w="100" w:type="dxa"/>
              <w:bottom w:w="100" w:type="dxa"/>
              <w:right w:w="100" w:type="dxa"/>
            </w:tcMar>
          </w:tcPr>
          <w:p w14:paraId="0000050E" w14:textId="77777777" w:rsidR="001D1787" w:rsidRDefault="001D1787" w:rsidP="00C760B5">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p>
        </w:tc>
      </w:tr>
      <w:tr w:rsidR="001D1787" w14:paraId="166E7228" w14:textId="77777777">
        <w:tc>
          <w:tcPr>
            <w:tcW w:w="3945" w:type="dxa"/>
            <w:tcMar>
              <w:top w:w="100" w:type="dxa"/>
              <w:left w:w="100" w:type="dxa"/>
              <w:bottom w:w="100" w:type="dxa"/>
              <w:right w:w="100" w:type="dxa"/>
            </w:tcMar>
          </w:tcPr>
          <w:p w14:paraId="0000050F" w14:textId="77777777" w:rsidR="001D1787" w:rsidRDefault="00AA2F10" w:rsidP="00C760B5">
            <w:pPr>
              <w:widowControl w:val="0"/>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Data collection</w:t>
            </w:r>
          </w:p>
        </w:tc>
        <w:tc>
          <w:tcPr>
            <w:tcW w:w="690" w:type="dxa"/>
            <w:tcMar>
              <w:top w:w="100" w:type="dxa"/>
              <w:left w:w="100" w:type="dxa"/>
              <w:bottom w:w="100" w:type="dxa"/>
              <w:right w:w="100" w:type="dxa"/>
            </w:tcMar>
          </w:tcPr>
          <w:p w14:paraId="00000510" w14:textId="77777777" w:rsidR="001D1787" w:rsidRDefault="001D1787" w:rsidP="00C760B5">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p>
        </w:tc>
        <w:tc>
          <w:tcPr>
            <w:tcW w:w="690" w:type="dxa"/>
            <w:shd w:val="clear" w:color="auto" w:fill="6D9EEB"/>
            <w:tcMar>
              <w:top w:w="100" w:type="dxa"/>
              <w:left w:w="100" w:type="dxa"/>
              <w:bottom w:w="100" w:type="dxa"/>
              <w:right w:w="100" w:type="dxa"/>
            </w:tcMar>
          </w:tcPr>
          <w:p w14:paraId="00000511" w14:textId="77777777" w:rsidR="001D1787" w:rsidRDefault="001D1787" w:rsidP="00C760B5">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p>
        </w:tc>
        <w:tc>
          <w:tcPr>
            <w:tcW w:w="720" w:type="dxa"/>
            <w:shd w:val="clear" w:color="auto" w:fill="6D9EEB"/>
            <w:tcMar>
              <w:top w:w="100" w:type="dxa"/>
              <w:left w:w="100" w:type="dxa"/>
              <w:bottom w:w="100" w:type="dxa"/>
              <w:right w:w="100" w:type="dxa"/>
            </w:tcMar>
          </w:tcPr>
          <w:p w14:paraId="00000512" w14:textId="77777777" w:rsidR="001D1787" w:rsidRDefault="001D1787" w:rsidP="00C760B5">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p>
        </w:tc>
        <w:tc>
          <w:tcPr>
            <w:tcW w:w="630" w:type="dxa"/>
            <w:shd w:val="clear" w:color="auto" w:fill="6D9EEB"/>
            <w:tcMar>
              <w:top w:w="100" w:type="dxa"/>
              <w:left w:w="100" w:type="dxa"/>
              <w:bottom w:w="100" w:type="dxa"/>
              <w:right w:w="100" w:type="dxa"/>
            </w:tcMar>
          </w:tcPr>
          <w:p w14:paraId="00000513" w14:textId="77777777" w:rsidR="001D1787" w:rsidRDefault="001D1787" w:rsidP="00C760B5">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p>
        </w:tc>
        <w:tc>
          <w:tcPr>
            <w:tcW w:w="615" w:type="dxa"/>
            <w:shd w:val="clear" w:color="auto" w:fill="6D9EEB"/>
            <w:tcMar>
              <w:top w:w="100" w:type="dxa"/>
              <w:left w:w="100" w:type="dxa"/>
              <w:bottom w:w="100" w:type="dxa"/>
              <w:right w:w="100" w:type="dxa"/>
            </w:tcMar>
          </w:tcPr>
          <w:p w14:paraId="00000514" w14:textId="77777777" w:rsidR="001D1787" w:rsidRDefault="001D1787" w:rsidP="00C760B5">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p>
        </w:tc>
        <w:tc>
          <w:tcPr>
            <w:tcW w:w="660" w:type="dxa"/>
            <w:shd w:val="clear" w:color="auto" w:fill="6D9EEB"/>
            <w:tcMar>
              <w:top w:w="100" w:type="dxa"/>
              <w:left w:w="100" w:type="dxa"/>
              <w:bottom w:w="100" w:type="dxa"/>
              <w:right w:w="100" w:type="dxa"/>
            </w:tcMar>
          </w:tcPr>
          <w:p w14:paraId="00000515" w14:textId="77777777" w:rsidR="001D1787" w:rsidRDefault="001D1787" w:rsidP="00C760B5">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p>
        </w:tc>
      </w:tr>
      <w:tr w:rsidR="001D1787" w14:paraId="261E2D3E" w14:textId="77777777">
        <w:tc>
          <w:tcPr>
            <w:tcW w:w="3945" w:type="dxa"/>
            <w:tcMar>
              <w:top w:w="100" w:type="dxa"/>
              <w:left w:w="100" w:type="dxa"/>
              <w:bottom w:w="100" w:type="dxa"/>
              <w:right w:w="100" w:type="dxa"/>
            </w:tcMar>
          </w:tcPr>
          <w:p w14:paraId="00000516" w14:textId="77777777" w:rsidR="001D1787" w:rsidRDefault="00AA2F10" w:rsidP="00C760B5">
            <w:pPr>
              <w:widowControl w:val="0"/>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Data analysis</w:t>
            </w:r>
          </w:p>
        </w:tc>
        <w:tc>
          <w:tcPr>
            <w:tcW w:w="690" w:type="dxa"/>
            <w:tcMar>
              <w:top w:w="100" w:type="dxa"/>
              <w:left w:w="100" w:type="dxa"/>
              <w:bottom w:w="100" w:type="dxa"/>
              <w:right w:w="100" w:type="dxa"/>
            </w:tcMar>
          </w:tcPr>
          <w:p w14:paraId="00000517" w14:textId="77777777" w:rsidR="001D1787" w:rsidRDefault="001D1787" w:rsidP="00C760B5">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p>
        </w:tc>
        <w:tc>
          <w:tcPr>
            <w:tcW w:w="690" w:type="dxa"/>
            <w:tcMar>
              <w:top w:w="100" w:type="dxa"/>
              <w:left w:w="100" w:type="dxa"/>
              <w:bottom w:w="100" w:type="dxa"/>
              <w:right w:w="100" w:type="dxa"/>
            </w:tcMar>
          </w:tcPr>
          <w:p w14:paraId="00000518" w14:textId="77777777" w:rsidR="001D1787" w:rsidRDefault="001D1787" w:rsidP="00C760B5">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p>
        </w:tc>
        <w:tc>
          <w:tcPr>
            <w:tcW w:w="720" w:type="dxa"/>
            <w:tcMar>
              <w:top w:w="100" w:type="dxa"/>
              <w:left w:w="100" w:type="dxa"/>
              <w:bottom w:w="100" w:type="dxa"/>
              <w:right w:w="100" w:type="dxa"/>
            </w:tcMar>
          </w:tcPr>
          <w:p w14:paraId="00000519" w14:textId="77777777" w:rsidR="001D1787" w:rsidRDefault="001D1787" w:rsidP="00C760B5">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p>
        </w:tc>
        <w:tc>
          <w:tcPr>
            <w:tcW w:w="630" w:type="dxa"/>
            <w:shd w:val="clear" w:color="auto" w:fill="6D9EEB"/>
            <w:tcMar>
              <w:top w:w="100" w:type="dxa"/>
              <w:left w:w="100" w:type="dxa"/>
              <w:bottom w:w="100" w:type="dxa"/>
              <w:right w:w="100" w:type="dxa"/>
            </w:tcMar>
          </w:tcPr>
          <w:p w14:paraId="0000051A" w14:textId="77777777" w:rsidR="001D1787" w:rsidRDefault="001D1787" w:rsidP="00C760B5">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p>
        </w:tc>
        <w:tc>
          <w:tcPr>
            <w:tcW w:w="615" w:type="dxa"/>
            <w:shd w:val="clear" w:color="auto" w:fill="6D9EEB"/>
            <w:tcMar>
              <w:top w:w="100" w:type="dxa"/>
              <w:left w:w="100" w:type="dxa"/>
              <w:bottom w:w="100" w:type="dxa"/>
              <w:right w:w="100" w:type="dxa"/>
            </w:tcMar>
          </w:tcPr>
          <w:p w14:paraId="0000051B" w14:textId="77777777" w:rsidR="001D1787" w:rsidRDefault="001D1787" w:rsidP="00C760B5">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p>
        </w:tc>
        <w:tc>
          <w:tcPr>
            <w:tcW w:w="660" w:type="dxa"/>
            <w:shd w:val="clear" w:color="auto" w:fill="6D9EEB"/>
            <w:tcMar>
              <w:top w:w="100" w:type="dxa"/>
              <w:left w:w="100" w:type="dxa"/>
              <w:bottom w:w="100" w:type="dxa"/>
              <w:right w:w="100" w:type="dxa"/>
            </w:tcMar>
          </w:tcPr>
          <w:p w14:paraId="0000051C" w14:textId="77777777" w:rsidR="001D1787" w:rsidRDefault="001D1787" w:rsidP="00C760B5">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p>
        </w:tc>
      </w:tr>
      <w:tr w:rsidR="001D1787" w14:paraId="6EBA6CA7" w14:textId="77777777">
        <w:tc>
          <w:tcPr>
            <w:tcW w:w="3945" w:type="dxa"/>
            <w:tcMar>
              <w:top w:w="100" w:type="dxa"/>
              <w:left w:w="100" w:type="dxa"/>
              <w:bottom w:w="100" w:type="dxa"/>
              <w:right w:w="100" w:type="dxa"/>
            </w:tcMar>
          </w:tcPr>
          <w:p w14:paraId="0000051D" w14:textId="77777777" w:rsidR="001D1787" w:rsidRDefault="00AA2F10" w:rsidP="00C760B5">
            <w:pPr>
              <w:widowControl w:val="0"/>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Write up and submission of the report</w:t>
            </w:r>
          </w:p>
        </w:tc>
        <w:tc>
          <w:tcPr>
            <w:tcW w:w="690" w:type="dxa"/>
            <w:tcMar>
              <w:top w:w="100" w:type="dxa"/>
              <w:left w:w="100" w:type="dxa"/>
              <w:bottom w:w="100" w:type="dxa"/>
              <w:right w:w="100" w:type="dxa"/>
            </w:tcMar>
          </w:tcPr>
          <w:p w14:paraId="0000051E" w14:textId="77777777" w:rsidR="001D1787" w:rsidRDefault="001D1787" w:rsidP="00C760B5">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p>
        </w:tc>
        <w:tc>
          <w:tcPr>
            <w:tcW w:w="690" w:type="dxa"/>
            <w:tcMar>
              <w:top w:w="100" w:type="dxa"/>
              <w:left w:w="100" w:type="dxa"/>
              <w:bottom w:w="100" w:type="dxa"/>
              <w:right w:w="100" w:type="dxa"/>
            </w:tcMar>
          </w:tcPr>
          <w:p w14:paraId="0000051F" w14:textId="77777777" w:rsidR="001D1787" w:rsidRDefault="001D1787" w:rsidP="00C760B5">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p>
        </w:tc>
        <w:tc>
          <w:tcPr>
            <w:tcW w:w="720" w:type="dxa"/>
            <w:tcMar>
              <w:top w:w="100" w:type="dxa"/>
              <w:left w:w="100" w:type="dxa"/>
              <w:bottom w:w="100" w:type="dxa"/>
              <w:right w:w="100" w:type="dxa"/>
            </w:tcMar>
          </w:tcPr>
          <w:p w14:paraId="00000520" w14:textId="77777777" w:rsidR="001D1787" w:rsidRDefault="001D1787" w:rsidP="00C760B5">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p>
        </w:tc>
        <w:tc>
          <w:tcPr>
            <w:tcW w:w="630" w:type="dxa"/>
            <w:tcMar>
              <w:top w:w="100" w:type="dxa"/>
              <w:left w:w="100" w:type="dxa"/>
              <w:bottom w:w="100" w:type="dxa"/>
              <w:right w:w="100" w:type="dxa"/>
            </w:tcMar>
          </w:tcPr>
          <w:p w14:paraId="00000521" w14:textId="77777777" w:rsidR="001D1787" w:rsidRDefault="001D1787" w:rsidP="00C760B5">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p>
        </w:tc>
        <w:tc>
          <w:tcPr>
            <w:tcW w:w="615" w:type="dxa"/>
            <w:shd w:val="clear" w:color="auto" w:fill="6D9EEB"/>
            <w:tcMar>
              <w:top w:w="100" w:type="dxa"/>
              <w:left w:w="100" w:type="dxa"/>
              <w:bottom w:w="100" w:type="dxa"/>
              <w:right w:w="100" w:type="dxa"/>
            </w:tcMar>
          </w:tcPr>
          <w:p w14:paraId="00000522" w14:textId="77777777" w:rsidR="001D1787" w:rsidRDefault="001D1787" w:rsidP="00C760B5">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p>
        </w:tc>
        <w:tc>
          <w:tcPr>
            <w:tcW w:w="660" w:type="dxa"/>
            <w:shd w:val="clear" w:color="auto" w:fill="6D9EEB"/>
            <w:tcMar>
              <w:top w:w="100" w:type="dxa"/>
              <w:left w:w="100" w:type="dxa"/>
              <w:bottom w:w="100" w:type="dxa"/>
              <w:right w:w="100" w:type="dxa"/>
            </w:tcMar>
          </w:tcPr>
          <w:p w14:paraId="00000523" w14:textId="77777777" w:rsidR="001D1787" w:rsidRDefault="001D1787" w:rsidP="00C760B5">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p>
        </w:tc>
      </w:tr>
    </w:tbl>
    <w:p w14:paraId="00000524" w14:textId="77777777" w:rsidR="001D1787" w:rsidRDefault="00AA2F10" w:rsidP="00C760B5">
      <w:pPr>
        <w:spacing w:after="0" w:line="240" w:lineRule="auto"/>
        <w:jc w:val="both"/>
        <w:rPr>
          <w:rFonts w:ascii="Times New Roman" w:eastAsia="Times New Roman" w:hAnsi="Times New Roman" w:cs="Times New Roman"/>
          <w:i/>
          <w:iCs/>
          <w:sz w:val="24"/>
          <w:szCs w:val="24"/>
        </w:rPr>
      </w:pPr>
      <w:bookmarkStart w:id="222" w:name="_heading=h.ja35qtak3o5v" w:colFirst="0" w:colLast="0"/>
      <w:bookmarkEnd w:id="222"/>
      <w:r>
        <w:rPr>
          <w:rFonts w:ascii="Times New Roman" w:eastAsia="Times New Roman" w:hAnsi="Times New Roman" w:cs="Times New Roman"/>
          <w:i/>
          <w:iCs/>
          <w:sz w:val="24"/>
          <w:szCs w:val="24"/>
        </w:rPr>
        <w:t>Figure 2: Research Timeline. Source (Author)</w:t>
      </w:r>
    </w:p>
    <w:p w14:paraId="00000525" w14:textId="77777777" w:rsidR="001D1787" w:rsidRDefault="001D1787" w:rsidP="00C760B5">
      <w:pPr>
        <w:spacing w:after="0" w:line="480" w:lineRule="auto"/>
        <w:jc w:val="both"/>
        <w:rPr>
          <w:rFonts w:ascii="Times New Roman" w:eastAsia="Times New Roman" w:hAnsi="Times New Roman" w:cs="Times New Roman"/>
          <w:sz w:val="24"/>
          <w:szCs w:val="24"/>
        </w:rPr>
      </w:pPr>
    </w:p>
    <w:tbl>
      <w:tblPr>
        <w:tblStyle w:val="ab"/>
        <w:tblW w:w="657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810"/>
        <w:gridCol w:w="2760"/>
      </w:tblGrid>
      <w:tr w:rsidR="001D1787" w14:paraId="00E7274D" w14:textId="77777777">
        <w:tc>
          <w:tcPr>
            <w:tcW w:w="3810" w:type="dxa"/>
            <w:tcMar>
              <w:top w:w="100" w:type="dxa"/>
              <w:left w:w="100" w:type="dxa"/>
              <w:bottom w:w="100" w:type="dxa"/>
              <w:right w:w="100" w:type="dxa"/>
            </w:tcMar>
          </w:tcPr>
          <w:p w14:paraId="00000526" w14:textId="77777777" w:rsidR="001D1787" w:rsidRDefault="00AA2F10" w:rsidP="00C760B5">
            <w:pPr>
              <w:widowControl w:val="0"/>
              <w:spacing w:after="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Category</w:t>
            </w:r>
          </w:p>
        </w:tc>
        <w:tc>
          <w:tcPr>
            <w:tcW w:w="2760" w:type="dxa"/>
            <w:tcMar>
              <w:top w:w="100" w:type="dxa"/>
              <w:left w:w="100" w:type="dxa"/>
              <w:bottom w:w="100" w:type="dxa"/>
              <w:right w:w="100" w:type="dxa"/>
            </w:tcMar>
          </w:tcPr>
          <w:p w14:paraId="00000527" w14:textId="77777777" w:rsidR="001D1787" w:rsidRDefault="00AA2F10" w:rsidP="00C760B5">
            <w:pPr>
              <w:widowControl w:val="0"/>
              <w:spacing w:after="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Estimated Cost</w:t>
            </w:r>
          </w:p>
        </w:tc>
      </w:tr>
      <w:tr w:rsidR="001D1787" w14:paraId="3EDB665A" w14:textId="77777777">
        <w:tc>
          <w:tcPr>
            <w:tcW w:w="3810" w:type="dxa"/>
            <w:tcMar>
              <w:top w:w="100" w:type="dxa"/>
              <w:left w:w="100" w:type="dxa"/>
              <w:bottom w:w="100" w:type="dxa"/>
              <w:right w:w="100" w:type="dxa"/>
            </w:tcMar>
          </w:tcPr>
          <w:p w14:paraId="00000528" w14:textId="77777777" w:rsidR="001D1787" w:rsidRDefault="00AA2F10" w:rsidP="00C760B5">
            <w:pPr>
              <w:widowControl w:val="0"/>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Research activities</w:t>
            </w:r>
          </w:p>
        </w:tc>
        <w:tc>
          <w:tcPr>
            <w:tcW w:w="2760" w:type="dxa"/>
            <w:tcMar>
              <w:top w:w="100" w:type="dxa"/>
              <w:left w:w="100" w:type="dxa"/>
              <w:bottom w:w="100" w:type="dxa"/>
              <w:right w:w="100" w:type="dxa"/>
            </w:tcMar>
          </w:tcPr>
          <w:p w14:paraId="00000529" w14:textId="77777777" w:rsidR="001D1787" w:rsidRDefault="00AA2F10" w:rsidP="00C760B5">
            <w:pPr>
              <w:widowControl w:val="0"/>
              <w:spacing w:after="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Kshs</w:t>
            </w:r>
            <w:proofErr w:type="spellEnd"/>
            <w:r>
              <w:rPr>
                <w:rFonts w:ascii="Times New Roman" w:eastAsia="Times New Roman" w:hAnsi="Times New Roman" w:cs="Times New Roman"/>
                <w:sz w:val="24"/>
                <w:szCs w:val="24"/>
              </w:rPr>
              <w:t>. 10,000</w:t>
            </w:r>
          </w:p>
        </w:tc>
      </w:tr>
      <w:tr w:rsidR="001D1787" w14:paraId="01F25913" w14:textId="77777777">
        <w:tc>
          <w:tcPr>
            <w:tcW w:w="3810" w:type="dxa"/>
            <w:tcMar>
              <w:top w:w="100" w:type="dxa"/>
              <w:left w:w="100" w:type="dxa"/>
              <w:bottom w:w="100" w:type="dxa"/>
              <w:right w:w="100" w:type="dxa"/>
            </w:tcMar>
          </w:tcPr>
          <w:p w14:paraId="0000052A" w14:textId="77777777" w:rsidR="001D1787" w:rsidRDefault="00AA2F10" w:rsidP="00C760B5">
            <w:pPr>
              <w:widowControl w:val="0"/>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Equipment/supplies</w:t>
            </w:r>
          </w:p>
        </w:tc>
        <w:tc>
          <w:tcPr>
            <w:tcW w:w="2760" w:type="dxa"/>
            <w:tcMar>
              <w:top w:w="100" w:type="dxa"/>
              <w:left w:w="100" w:type="dxa"/>
              <w:bottom w:w="100" w:type="dxa"/>
              <w:right w:w="100" w:type="dxa"/>
            </w:tcMar>
          </w:tcPr>
          <w:p w14:paraId="0000052B" w14:textId="77777777" w:rsidR="001D1787" w:rsidRDefault="00AA2F10" w:rsidP="00C760B5">
            <w:pPr>
              <w:widowControl w:val="0"/>
              <w:spacing w:after="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Kshs</w:t>
            </w:r>
            <w:proofErr w:type="spellEnd"/>
            <w:r>
              <w:rPr>
                <w:rFonts w:ascii="Times New Roman" w:eastAsia="Times New Roman" w:hAnsi="Times New Roman" w:cs="Times New Roman"/>
                <w:sz w:val="24"/>
                <w:szCs w:val="24"/>
              </w:rPr>
              <w:t>. 15,000</w:t>
            </w:r>
          </w:p>
        </w:tc>
      </w:tr>
      <w:tr w:rsidR="001D1787" w14:paraId="494FECB1" w14:textId="77777777">
        <w:tc>
          <w:tcPr>
            <w:tcW w:w="3810" w:type="dxa"/>
            <w:tcMar>
              <w:top w:w="100" w:type="dxa"/>
              <w:left w:w="100" w:type="dxa"/>
              <w:bottom w:w="100" w:type="dxa"/>
              <w:right w:w="100" w:type="dxa"/>
            </w:tcMar>
          </w:tcPr>
          <w:p w14:paraId="0000052C" w14:textId="77777777" w:rsidR="001D1787" w:rsidRDefault="00AA2F10" w:rsidP="00C760B5">
            <w:pPr>
              <w:widowControl w:val="0"/>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Travel</w:t>
            </w:r>
          </w:p>
        </w:tc>
        <w:tc>
          <w:tcPr>
            <w:tcW w:w="2760" w:type="dxa"/>
            <w:tcMar>
              <w:top w:w="100" w:type="dxa"/>
              <w:left w:w="100" w:type="dxa"/>
              <w:bottom w:w="100" w:type="dxa"/>
              <w:right w:w="100" w:type="dxa"/>
            </w:tcMar>
          </w:tcPr>
          <w:p w14:paraId="0000052D" w14:textId="77777777" w:rsidR="001D1787" w:rsidRDefault="00AA2F10" w:rsidP="00C760B5">
            <w:pPr>
              <w:widowControl w:val="0"/>
              <w:spacing w:after="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Kshs</w:t>
            </w:r>
            <w:proofErr w:type="spellEnd"/>
            <w:r>
              <w:rPr>
                <w:rFonts w:ascii="Times New Roman" w:eastAsia="Times New Roman" w:hAnsi="Times New Roman" w:cs="Times New Roman"/>
                <w:sz w:val="24"/>
                <w:szCs w:val="24"/>
              </w:rPr>
              <w:t xml:space="preserve">. 50,000 </w:t>
            </w:r>
          </w:p>
        </w:tc>
      </w:tr>
      <w:tr w:rsidR="001D1787" w14:paraId="1A382463" w14:textId="77777777">
        <w:tc>
          <w:tcPr>
            <w:tcW w:w="3810" w:type="dxa"/>
            <w:tcMar>
              <w:top w:w="100" w:type="dxa"/>
              <w:left w:w="100" w:type="dxa"/>
              <w:bottom w:w="100" w:type="dxa"/>
              <w:right w:w="100" w:type="dxa"/>
            </w:tcMar>
          </w:tcPr>
          <w:p w14:paraId="0000052E" w14:textId="77777777" w:rsidR="001D1787" w:rsidRDefault="00AA2F10" w:rsidP="00C760B5">
            <w:pPr>
              <w:widowControl w:val="0"/>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Personnel</w:t>
            </w:r>
          </w:p>
        </w:tc>
        <w:tc>
          <w:tcPr>
            <w:tcW w:w="2760" w:type="dxa"/>
            <w:tcMar>
              <w:top w:w="100" w:type="dxa"/>
              <w:left w:w="100" w:type="dxa"/>
              <w:bottom w:w="100" w:type="dxa"/>
              <w:right w:w="100" w:type="dxa"/>
            </w:tcMar>
          </w:tcPr>
          <w:p w14:paraId="0000052F" w14:textId="77777777" w:rsidR="001D1787" w:rsidRDefault="00AA2F10" w:rsidP="00C760B5">
            <w:pPr>
              <w:widowControl w:val="0"/>
              <w:spacing w:after="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Kshs</w:t>
            </w:r>
            <w:proofErr w:type="spellEnd"/>
            <w:r>
              <w:rPr>
                <w:rFonts w:ascii="Times New Roman" w:eastAsia="Times New Roman" w:hAnsi="Times New Roman" w:cs="Times New Roman"/>
                <w:sz w:val="24"/>
                <w:szCs w:val="24"/>
              </w:rPr>
              <w:t>. 20,000</w:t>
            </w:r>
          </w:p>
        </w:tc>
      </w:tr>
      <w:tr w:rsidR="001D1787" w14:paraId="76D8AB86" w14:textId="77777777">
        <w:tc>
          <w:tcPr>
            <w:tcW w:w="3810" w:type="dxa"/>
            <w:tcMar>
              <w:top w:w="100" w:type="dxa"/>
              <w:left w:w="100" w:type="dxa"/>
              <w:bottom w:w="100" w:type="dxa"/>
              <w:right w:w="100" w:type="dxa"/>
            </w:tcMar>
          </w:tcPr>
          <w:p w14:paraId="00000530" w14:textId="77777777" w:rsidR="001D1787" w:rsidRDefault="00AA2F10" w:rsidP="00C760B5">
            <w:pPr>
              <w:widowControl w:val="0"/>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Administrative costs</w:t>
            </w:r>
          </w:p>
        </w:tc>
        <w:tc>
          <w:tcPr>
            <w:tcW w:w="2760" w:type="dxa"/>
            <w:tcMar>
              <w:top w:w="100" w:type="dxa"/>
              <w:left w:w="100" w:type="dxa"/>
              <w:bottom w:w="100" w:type="dxa"/>
              <w:right w:w="100" w:type="dxa"/>
            </w:tcMar>
          </w:tcPr>
          <w:p w14:paraId="00000531" w14:textId="77777777" w:rsidR="001D1787" w:rsidRDefault="00AA2F10" w:rsidP="00C760B5">
            <w:pPr>
              <w:widowControl w:val="0"/>
              <w:spacing w:after="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Kshs</w:t>
            </w:r>
            <w:proofErr w:type="spellEnd"/>
            <w:r>
              <w:rPr>
                <w:rFonts w:ascii="Times New Roman" w:eastAsia="Times New Roman" w:hAnsi="Times New Roman" w:cs="Times New Roman"/>
                <w:sz w:val="24"/>
                <w:szCs w:val="24"/>
              </w:rPr>
              <w:t>. 25,000</w:t>
            </w:r>
          </w:p>
        </w:tc>
      </w:tr>
      <w:tr w:rsidR="001D1787" w14:paraId="71393168" w14:textId="77777777">
        <w:tc>
          <w:tcPr>
            <w:tcW w:w="3810" w:type="dxa"/>
            <w:tcMar>
              <w:top w:w="100" w:type="dxa"/>
              <w:left w:w="100" w:type="dxa"/>
              <w:bottom w:w="100" w:type="dxa"/>
              <w:right w:w="100" w:type="dxa"/>
            </w:tcMar>
          </w:tcPr>
          <w:p w14:paraId="00000532" w14:textId="77777777" w:rsidR="001D1787" w:rsidRDefault="00AA2F10" w:rsidP="00C760B5">
            <w:pPr>
              <w:widowControl w:val="0"/>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Publication and Dissemination</w:t>
            </w:r>
          </w:p>
        </w:tc>
        <w:tc>
          <w:tcPr>
            <w:tcW w:w="2760" w:type="dxa"/>
            <w:tcMar>
              <w:top w:w="100" w:type="dxa"/>
              <w:left w:w="100" w:type="dxa"/>
              <w:bottom w:w="100" w:type="dxa"/>
              <w:right w:w="100" w:type="dxa"/>
            </w:tcMar>
          </w:tcPr>
          <w:p w14:paraId="00000533" w14:textId="77777777" w:rsidR="001D1787" w:rsidRDefault="00AA2F10" w:rsidP="00C760B5">
            <w:pPr>
              <w:widowControl w:val="0"/>
              <w:spacing w:after="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Kshs</w:t>
            </w:r>
            <w:proofErr w:type="spellEnd"/>
            <w:r>
              <w:rPr>
                <w:rFonts w:ascii="Times New Roman" w:eastAsia="Times New Roman" w:hAnsi="Times New Roman" w:cs="Times New Roman"/>
                <w:sz w:val="24"/>
                <w:szCs w:val="24"/>
              </w:rPr>
              <w:t>. 5,000</w:t>
            </w:r>
          </w:p>
        </w:tc>
      </w:tr>
      <w:tr w:rsidR="001D1787" w14:paraId="3A295B31" w14:textId="77777777">
        <w:tc>
          <w:tcPr>
            <w:tcW w:w="3810" w:type="dxa"/>
            <w:tcMar>
              <w:top w:w="100" w:type="dxa"/>
              <w:left w:w="100" w:type="dxa"/>
              <w:bottom w:w="100" w:type="dxa"/>
              <w:right w:w="100" w:type="dxa"/>
            </w:tcMar>
          </w:tcPr>
          <w:p w14:paraId="00000534" w14:textId="77777777" w:rsidR="001D1787" w:rsidRDefault="00AA2F10" w:rsidP="00C760B5">
            <w:pPr>
              <w:widowControl w:val="0"/>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Participant compensation</w:t>
            </w:r>
          </w:p>
        </w:tc>
        <w:tc>
          <w:tcPr>
            <w:tcW w:w="2760" w:type="dxa"/>
            <w:tcMar>
              <w:top w:w="100" w:type="dxa"/>
              <w:left w:w="100" w:type="dxa"/>
              <w:bottom w:w="100" w:type="dxa"/>
              <w:right w:w="100" w:type="dxa"/>
            </w:tcMar>
          </w:tcPr>
          <w:p w14:paraId="00000535" w14:textId="77777777" w:rsidR="001D1787" w:rsidRDefault="00AA2F10" w:rsidP="00C760B5">
            <w:pPr>
              <w:widowControl w:val="0"/>
              <w:spacing w:after="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Kshs</w:t>
            </w:r>
            <w:proofErr w:type="spellEnd"/>
            <w:r>
              <w:rPr>
                <w:rFonts w:ascii="Times New Roman" w:eastAsia="Times New Roman" w:hAnsi="Times New Roman" w:cs="Times New Roman"/>
                <w:sz w:val="24"/>
                <w:szCs w:val="24"/>
              </w:rPr>
              <w:t>. 15,000</w:t>
            </w:r>
          </w:p>
        </w:tc>
      </w:tr>
      <w:tr w:rsidR="001D1787" w14:paraId="5F9C3CBE" w14:textId="77777777">
        <w:tc>
          <w:tcPr>
            <w:tcW w:w="3810" w:type="dxa"/>
            <w:tcMar>
              <w:top w:w="100" w:type="dxa"/>
              <w:left w:w="100" w:type="dxa"/>
              <w:bottom w:w="100" w:type="dxa"/>
              <w:right w:w="100" w:type="dxa"/>
            </w:tcMar>
          </w:tcPr>
          <w:p w14:paraId="00000536" w14:textId="77777777" w:rsidR="001D1787" w:rsidRDefault="00AA2F10" w:rsidP="00C760B5">
            <w:pPr>
              <w:widowControl w:val="0"/>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Contingency</w:t>
            </w:r>
          </w:p>
        </w:tc>
        <w:tc>
          <w:tcPr>
            <w:tcW w:w="2760" w:type="dxa"/>
            <w:tcMar>
              <w:top w:w="100" w:type="dxa"/>
              <w:left w:w="100" w:type="dxa"/>
              <w:bottom w:w="100" w:type="dxa"/>
              <w:right w:w="100" w:type="dxa"/>
            </w:tcMar>
          </w:tcPr>
          <w:p w14:paraId="00000537" w14:textId="77777777" w:rsidR="001D1787" w:rsidRDefault="00AA2F10" w:rsidP="00C760B5">
            <w:pPr>
              <w:widowControl w:val="0"/>
              <w:spacing w:after="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Kshs</w:t>
            </w:r>
            <w:proofErr w:type="spellEnd"/>
            <w:r>
              <w:rPr>
                <w:rFonts w:ascii="Times New Roman" w:eastAsia="Times New Roman" w:hAnsi="Times New Roman" w:cs="Times New Roman"/>
                <w:sz w:val="24"/>
                <w:szCs w:val="24"/>
              </w:rPr>
              <w:t>. 5,000</w:t>
            </w:r>
          </w:p>
        </w:tc>
      </w:tr>
      <w:tr w:rsidR="001D1787" w14:paraId="07D32BFB" w14:textId="77777777">
        <w:tc>
          <w:tcPr>
            <w:tcW w:w="3810" w:type="dxa"/>
            <w:tcMar>
              <w:top w:w="100" w:type="dxa"/>
              <w:left w:w="100" w:type="dxa"/>
              <w:bottom w:w="100" w:type="dxa"/>
              <w:right w:w="100" w:type="dxa"/>
            </w:tcMar>
          </w:tcPr>
          <w:p w14:paraId="00000538" w14:textId="77777777" w:rsidR="001D1787" w:rsidRDefault="00AA2F10" w:rsidP="00C760B5">
            <w:pPr>
              <w:widowControl w:val="0"/>
              <w:spacing w:after="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Total</w:t>
            </w:r>
          </w:p>
        </w:tc>
        <w:tc>
          <w:tcPr>
            <w:tcW w:w="2760" w:type="dxa"/>
            <w:tcMar>
              <w:top w:w="100" w:type="dxa"/>
              <w:left w:w="100" w:type="dxa"/>
              <w:bottom w:w="100" w:type="dxa"/>
              <w:right w:w="100" w:type="dxa"/>
            </w:tcMar>
          </w:tcPr>
          <w:p w14:paraId="00000539" w14:textId="77777777" w:rsidR="001D1787" w:rsidRDefault="00AA2F10" w:rsidP="00C760B5">
            <w:pPr>
              <w:widowControl w:val="0"/>
              <w:spacing w:after="0"/>
              <w:jc w:val="both"/>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Kshs</w:t>
            </w:r>
            <w:proofErr w:type="spellEnd"/>
            <w:r>
              <w:rPr>
                <w:rFonts w:ascii="Times New Roman" w:eastAsia="Times New Roman" w:hAnsi="Times New Roman" w:cs="Times New Roman"/>
                <w:b/>
                <w:bCs/>
                <w:sz w:val="24"/>
                <w:szCs w:val="24"/>
              </w:rPr>
              <w:t>, 145,000</w:t>
            </w:r>
          </w:p>
        </w:tc>
      </w:tr>
    </w:tbl>
    <w:p w14:paraId="0000053B" w14:textId="63C41FD9" w:rsidR="001D1787" w:rsidRPr="008E7776" w:rsidRDefault="00AA2F10" w:rsidP="008E7776">
      <w:pPr>
        <w:spacing w:after="0" w:line="240" w:lineRule="auto"/>
        <w:jc w:val="both"/>
        <w:rPr>
          <w:rFonts w:ascii="Times New Roman" w:eastAsia="Times New Roman" w:hAnsi="Times New Roman" w:cs="Times New Roman"/>
          <w:i/>
          <w:iCs/>
          <w:sz w:val="24"/>
          <w:szCs w:val="24"/>
        </w:rPr>
      </w:pPr>
      <w:bookmarkStart w:id="223" w:name="_heading=h.ktf26c9udb22" w:colFirst="0" w:colLast="0"/>
      <w:bookmarkEnd w:id="223"/>
      <w:r>
        <w:rPr>
          <w:rFonts w:ascii="Times New Roman" w:eastAsia="Times New Roman" w:hAnsi="Times New Roman" w:cs="Times New Roman"/>
          <w:i/>
          <w:iCs/>
          <w:sz w:val="24"/>
          <w:szCs w:val="24"/>
        </w:rPr>
        <w:t xml:space="preserve">Figure 3: Budget Costs. </w:t>
      </w:r>
      <w:proofErr w:type="gramStart"/>
      <w:r>
        <w:rPr>
          <w:rFonts w:ascii="Times New Roman" w:eastAsia="Times New Roman" w:hAnsi="Times New Roman" w:cs="Times New Roman"/>
          <w:i/>
          <w:iCs/>
          <w:sz w:val="24"/>
          <w:szCs w:val="24"/>
        </w:rPr>
        <w:t>Source(</w:t>
      </w:r>
      <w:proofErr w:type="gramEnd"/>
      <w:r>
        <w:rPr>
          <w:rFonts w:ascii="Times New Roman" w:eastAsia="Times New Roman" w:hAnsi="Times New Roman" w:cs="Times New Roman"/>
          <w:i/>
          <w:iCs/>
          <w:sz w:val="24"/>
          <w:szCs w:val="24"/>
        </w:rPr>
        <w:t>Author)</w:t>
      </w:r>
      <w:bookmarkStart w:id="224" w:name="_heading=h.85jnqfqc430g" w:colFirst="0" w:colLast="0"/>
      <w:bookmarkEnd w:id="224"/>
    </w:p>
    <w:p w14:paraId="0000053C" w14:textId="7974BE22" w:rsidR="001D1787" w:rsidRDefault="00AA2F10" w:rsidP="00C760B5">
      <w:pPr>
        <w:pStyle w:val="Heading2"/>
        <w:spacing w:after="0"/>
        <w:jc w:val="both"/>
      </w:pPr>
      <w:bookmarkStart w:id="225" w:name="_Toc236420123"/>
      <w:r>
        <w:rPr>
          <w:color w:val="000000"/>
        </w:rPr>
        <w:lastRenderedPageBreak/>
        <w:t xml:space="preserve">Appendix </w:t>
      </w:r>
      <w:r>
        <w:t>F:</w:t>
      </w:r>
      <w:r w:rsidR="008E7776">
        <w:t xml:space="preserve"> </w:t>
      </w:r>
      <w:r>
        <w:t>NACOSTI Licence</w:t>
      </w:r>
      <w:bookmarkEnd w:id="225"/>
    </w:p>
    <w:p w14:paraId="0000053D" w14:textId="77777777" w:rsidR="001D1787" w:rsidRDefault="00AA2F10" w:rsidP="00C760B5">
      <w:pPr>
        <w:spacing w:after="0"/>
        <w:rPr>
          <w:rFonts w:ascii="Times New Roman" w:eastAsia="Times New Roman" w:hAnsi="Times New Roman" w:cs="Times New Roman"/>
          <w:b/>
          <w:bCs/>
          <w:i/>
          <w:iCs/>
          <w:color w:val="FF0000"/>
          <w:sz w:val="24"/>
          <w:szCs w:val="24"/>
        </w:rPr>
      </w:pPr>
      <w:r>
        <w:rPr>
          <w:rFonts w:ascii="Times New Roman" w:eastAsia="Times New Roman" w:hAnsi="Times New Roman" w:cs="Times New Roman"/>
          <w:noProof/>
          <w:sz w:val="24"/>
          <w:szCs w:val="24"/>
        </w:rPr>
        <w:drawing>
          <wp:inline distT="114300" distB="114300" distL="114300" distR="114300" wp14:anchorId="404E5A5B" wp14:editId="18ED1FEA">
            <wp:extent cx="5608638" cy="7460841"/>
            <wp:effectExtent l="0" t="0" r="0" b="0"/>
            <wp:docPr id="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0"/>
                    <a:srcRect l="1679" t="1136" r="1378" b="7059"/>
                    <a:stretch>
                      <a:fillRect/>
                    </a:stretch>
                  </pic:blipFill>
                  <pic:spPr>
                    <a:xfrm>
                      <a:off x="0" y="0"/>
                      <a:ext cx="5608638" cy="7460841"/>
                    </a:xfrm>
                    <a:prstGeom prst="rect">
                      <a:avLst/>
                    </a:prstGeom>
                    <a:ln/>
                  </pic:spPr>
                </pic:pic>
              </a:graphicData>
            </a:graphic>
          </wp:inline>
        </w:drawing>
      </w:r>
    </w:p>
    <w:sectPr w:rsidR="001D1787" w:rsidSect="00DD2D76">
      <w:pgSz w:w="11909" w:h="16834"/>
      <w:pgMar w:top="1440" w:right="1440" w:bottom="1440" w:left="1440" w:header="720" w:footer="10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2" w:author="Yego, Faith Hilda" w:date="2026-08-30T14:28:00Z" w:initials="FY">
    <w:p w14:paraId="192F0BB4" w14:textId="77777777" w:rsidR="008C6AD4" w:rsidRDefault="008C6AD4" w:rsidP="008C6AD4">
      <w:r>
        <w:rPr>
          <w:rStyle w:val="CommentReference"/>
        </w:rPr>
        <w:annotationRef/>
      </w:r>
      <w:r>
        <w:rPr>
          <w:color w:val="000000"/>
          <w:sz w:val="20"/>
          <w:szCs w:val="20"/>
        </w:rPr>
        <w:t xml:space="preserve">I would report your multivariate findings here, not the bivariate ones. Also include key qualitative findings that back this up:  </w:t>
      </w:r>
    </w:p>
    <w:p w14:paraId="3CE0AE1D" w14:textId="77777777" w:rsidR="008C6AD4" w:rsidRDefault="008C6AD4" w:rsidP="008C6AD4"/>
    <w:p w14:paraId="02589CEF" w14:textId="77777777" w:rsidR="008C6AD4" w:rsidRDefault="008C6AD4" w:rsidP="008C6AD4">
      <w:r>
        <w:rPr>
          <w:color w:val="000000"/>
          <w:sz w:val="20"/>
          <w:szCs w:val="20"/>
        </w:rPr>
        <w:t xml:space="preserve">Language barrier remained significantly associated with lower odds of FP uptake (aOR = 0.43, 95% CI: 0.23–0.80, p = .008), indicating that its effect was not fully explained by the other variables in the model. Education level remained significantly associated with uptake for women with primary education (aOR = 1.98, 95% CI: 1.02–3.86, p = .044), though the association for secondary or higher education was attenuated and no longer reached significance in the adjusted model (aOR = 2.22, 95% CI: 0.82–6.02, p = .119). </w:t>
      </w:r>
    </w:p>
  </w:comment>
  <w:comment w:id="13" w:author="Yego, Faith Hilda" w:date="2026-08-30T14:14:00Z" w:initials="FY">
    <w:p w14:paraId="4966A60E" w14:textId="7E00CCE5" w:rsidR="004A155F" w:rsidRDefault="004A155F" w:rsidP="004A155F">
      <w:r>
        <w:rPr>
          <w:rStyle w:val="CommentReference"/>
        </w:rPr>
        <w:annotationRef/>
      </w:r>
      <w:r>
        <w:rPr>
          <w:color w:val="000000"/>
          <w:sz w:val="20"/>
          <w:szCs w:val="20"/>
        </w:rPr>
        <w:t>Interpretation for odds ratio</w:t>
      </w:r>
    </w:p>
    <w:p w14:paraId="01FD4BCB" w14:textId="77777777" w:rsidR="004A155F" w:rsidRDefault="004A155F" w:rsidP="004A155F">
      <w:r>
        <w:rPr>
          <w:color w:val="000000"/>
          <w:sz w:val="20"/>
          <w:szCs w:val="20"/>
        </w:rPr>
        <w:t>There was higher/lower odds of x compared to y in uptake of FP</w:t>
      </w:r>
    </w:p>
    <w:p w14:paraId="2C432DB8" w14:textId="77777777" w:rsidR="004A155F" w:rsidRDefault="004A155F" w:rsidP="004A155F"/>
  </w:comment>
  <w:comment w:id="14" w:author="Yego, Faith Hilda" w:date="2026-08-30T14:15:00Z" w:initials="FY">
    <w:p w14:paraId="69BCAD63" w14:textId="77777777" w:rsidR="004A155F" w:rsidRDefault="004A155F" w:rsidP="004A155F">
      <w:r>
        <w:rPr>
          <w:rStyle w:val="CommentReference"/>
        </w:rPr>
        <w:annotationRef/>
      </w:r>
      <w:r>
        <w:rPr>
          <w:color w:val="000000"/>
          <w:sz w:val="20"/>
          <w:szCs w:val="20"/>
        </w:rPr>
        <w:t>Did you also do multivariate? because if factors were significant at bivariate, they need to be included in a multivariable model for Adjusted odds ratio</w:t>
      </w:r>
    </w:p>
  </w:comment>
  <w:comment w:id="17" w:author="Yego, Faith Hilda" w:date="2026-08-30T14:13:00Z" w:initials="FY">
    <w:p w14:paraId="14CBD27E" w14:textId="4F42EE92" w:rsidR="004A155F" w:rsidRDefault="004A155F" w:rsidP="004A155F">
      <w:r>
        <w:rPr>
          <w:rStyle w:val="CommentReference"/>
        </w:rPr>
        <w:annotationRef/>
      </w:r>
      <w:r>
        <w:rPr>
          <w:color w:val="000000"/>
          <w:sz w:val="20"/>
          <w:szCs w:val="20"/>
        </w:rPr>
        <w:t>Need to separate conclusion and recommendations</w:t>
      </w:r>
    </w:p>
  </w:comment>
  <w:comment w:id="28" w:author="Yego, Faith Hilda" w:date="2026-08-30T14:16:00Z" w:initials="FY">
    <w:p w14:paraId="28AEB054" w14:textId="77777777" w:rsidR="004A155F" w:rsidRDefault="004A155F" w:rsidP="004A155F">
      <w:r>
        <w:rPr>
          <w:rStyle w:val="CommentReference"/>
        </w:rPr>
        <w:annotationRef/>
      </w:r>
      <w:r>
        <w:rPr>
          <w:color w:val="000000"/>
          <w:sz w:val="20"/>
          <w:szCs w:val="20"/>
        </w:rPr>
        <w:t xml:space="preserve">I had previously raised a comment about using references no more than 7 years old, and I still see older references. </w:t>
      </w:r>
    </w:p>
    <w:p w14:paraId="376565E1" w14:textId="77777777" w:rsidR="004A155F" w:rsidRDefault="004A155F" w:rsidP="004A155F">
      <w:r>
        <w:rPr>
          <w:color w:val="000000"/>
          <w:sz w:val="20"/>
          <w:szCs w:val="20"/>
        </w:rPr>
        <w:t>Kindly update the references in this section and throughout the thesis</w:t>
      </w:r>
    </w:p>
  </w:comment>
  <w:comment w:id="54" w:author="Yego, Faith Hilda" w:date="2026-08-30T14:19:00Z" w:initials="FY">
    <w:p w14:paraId="4BD4C351" w14:textId="77777777" w:rsidR="004A155F" w:rsidRDefault="004A155F" w:rsidP="004A155F">
      <w:r>
        <w:rPr>
          <w:rStyle w:val="CommentReference"/>
        </w:rPr>
        <w:annotationRef/>
      </w:r>
      <w:r>
        <w:rPr>
          <w:color w:val="000000"/>
          <w:sz w:val="20"/>
          <w:szCs w:val="20"/>
        </w:rPr>
        <w:t>update the references</w:t>
      </w:r>
    </w:p>
  </w:comment>
  <w:comment w:id="63" w:author="Yego, Faith Hilda" w:date="2026-08-30T14:20:00Z" w:initials="FY">
    <w:p w14:paraId="5AC11F5C" w14:textId="77777777" w:rsidR="005D4D4A" w:rsidRDefault="005D4D4A" w:rsidP="005D4D4A">
      <w:r>
        <w:rPr>
          <w:rStyle w:val="CommentReference"/>
        </w:rPr>
        <w:annotationRef/>
      </w:r>
      <w:r>
        <w:rPr>
          <w:color w:val="000000"/>
          <w:sz w:val="20"/>
          <w:szCs w:val="20"/>
        </w:rPr>
        <w:t>the independent variables should have arrows to show the relationshsip with dependent</w:t>
      </w:r>
    </w:p>
  </w:comment>
  <w:comment w:id="132" w:author="Yego, Faith Hilda" w:date="2026-08-30T14:30:00Z" w:initials="FY">
    <w:p w14:paraId="199B16B5" w14:textId="77777777" w:rsidR="00AF635F" w:rsidRDefault="00AF635F" w:rsidP="00AF635F">
      <w:r>
        <w:rPr>
          <w:rStyle w:val="CommentReference"/>
        </w:rPr>
        <w:annotationRef/>
      </w:r>
      <w:r>
        <w:rPr>
          <w:color w:val="000000"/>
          <w:sz w:val="20"/>
          <w:szCs w:val="20"/>
        </w:rPr>
        <w:t>update your literature in this section</w:t>
      </w:r>
    </w:p>
  </w:comment>
  <w:comment w:id="133" w:author="Yego, Faith Hilda" w:date="2026-08-30T14:32:00Z" w:initials="FY">
    <w:p w14:paraId="6BFE13D7" w14:textId="77777777" w:rsidR="00AF635F" w:rsidRDefault="00AF635F" w:rsidP="00AF635F">
      <w:r>
        <w:rPr>
          <w:rStyle w:val="CommentReference"/>
        </w:rPr>
        <w:annotationRef/>
      </w:r>
      <w:r>
        <w:rPr>
          <w:color w:val="000000"/>
          <w:sz w:val="20"/>
          <w:szCs w:val="20"/>
        </w:rPr>
        <w:t>Also in this section focus on significant findings at multivariate…as those are the key factors associated..</w:t>
      </w:r>
    </w:p>
    <w:p w14:paraId="0D4C0E27" w14:textId="77777777" w:rsidR="00AF635F" w:rsidRDefault="00AF635F" w:rsidP="00AF635F"/>
    <w:p w14:paraId="39C7A8FD" w14:textId="77777777" w:rsidR="00AF635F" w:rsidRDefault="00AF635F" w:rsidP="00AF635F"/>
    <w:p w14:paraId="28107D95" w14:textId="77777777" w:rsidR="00AF635F" w:rsidRDefault="00AF635F" w:rsidP="00AF635F">
      <w:r>
        <w:rPr>
          <w:color w:val="000000"/>
          <w:sz w:val="20"/>
          <w:szCs w:val="20"/>
        </w:rPr>
        <w:t>only provide the chi-square and bivariate where someting was unique about the finding</w:t>
      </w:r>
    </w:p>
  </w:comment>
  <w:comment w:id="142" w:author="Yego, Faith Hilda" w:date="2026-08-30T14:31:00Z" w:initials="FY">
    <w:p w14:paraId="7FAC33F9" w14:textId="1FF8D1B6" w:rsidR="00AF635F" w:rsidRDefault="00AF635F" w:rsidP="00AF635F">
      <w:r>
        <w:rPr>
          <w:rStyle w:val="CommentReference"/>
        </w:rPr>
        <w:annotationRef/>
      </w:r>
      <w:r>
        <w:rPr>
          <w:color w:val="000000"/>
          <w:sz w:val="20"/>
          <w:szCs w:val="20"/>
        </w:rPr>
        <w:t>avoid repeating the findings just say “language barrier had lowe odds of xxxx and give your discussion</w:t>
      </w:r>
    </w:p>
  </w:comment>
  <w:comment w:id="145" w:author="Yego, Faith Hilda" w:date="2026-08-30T14:31:00Z" w:initials="FY">
    <w:p w14:paraId="0242FE94" w14:textId="77777777" w:rsidR="00AF635F" w:rsidRDefault="00AF635F" w:rsidP="00AF635F">
      <w:r>
        <w:rPr>
          <w:rStyle w:val="CommentReference"/>
        </w:rPr>
        <w:annotationRef/>
      </w:r>
      <w:r>
        <w:rPr>
          <w:color w:val="000000"/>
          <w:sz w:val="20"/>
          <w:szCs w:val="20"/>
        </w:rPr>
        <w:t>see my ealier comment</w:t>
      </w:r>
    </w:p>
  </w:comment>
  <w:comment w:id="202" w:author="Yego, Faith Hilda" w:date="2026-08-30T14:34:00Z" w:initials="FY">
    <w:p w14:paraId="1D4CABDF" w14:textId="77777777" w:rsidR="00AF635F" w:rsidRDefault="00AF635F" w:rsidP="00AF635F">
      <w:r>
        <w:rPr>
          <w:rStyle w:val="CommentReference"/>
        </w:rPr>
        <w:annotationRef/>
      </w:r>
      <w:r>
        <w:rPr>
          <w:color w:val="000000"/>
          <w:sz w:val="20"/>
          <w:szCs w:val="20"/>
        </w:rPr>
        <w:t xml:space="preserve">Reduce and make them a bit focused on only key findings. if possible, bullet points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2589CEF" w15:done="0"/>
  <w15:commentEx w15:paraId="2C432DB8" w15:done="0"/>
  <w15:commentEx w15:paraId="69BCAD63" w15:paraIdParent="2C432DB8" w15:done="0"/>
  <w15:commentEx w15:paraId="14CBD27E" w15:done="0"/>
  <w15:commentEx w15:paraId="376565E1" w15:done="0"/>
  <w15:commentEx w15:paraId="4BD4C351" w15:done="0"/>
  <w15:commentEx w15:paraId="5AC11F5C" w15:done="0"/>
  <w15:commentEx w15:paraId="199B16B5" w15:done="0"/>
  <w15:commentEx w15:paraId="28107D95" w15:paraIdParent="199B16B5" w15:done="0"/>
  <w15:commentEx w15:paraId="7FAC33F9" w15:done="0"/>
  <w15:commentEx w15:paraId="0242FE94" w15:done="0"/>
  <w15:commentEx w15:paraId="1D4CABD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87AC2FD" w16cex:dateUtc="2026-08-30T11:28:00Z"/>
  <w16cex:commentExtensible w16cex:durableId="00C81F47" w16cex:dateUtc="2026-08-30T11:14:00Z"/>
  <w16cex:commentExtensible w16cex:durableId="093D062C" w16cex:dateUtc="2026-08-30T11:15:00Z"/>
  <w16cex:commentExtensible w16cex:durableId="0D2CCB3C" w16cex:dateUtc="2026-08-30T11:13:00Z"/>
  <w16cex:commentExtensible w16cex:durableId="2FAA55C4" w16cex:dateUtc="2026-08-30T11:16:00Z"/>
  <w16cex:commentExtensible w16cex:durableId="10A4A62D" w16cex:dateUtc="2026-08-30T11:19:00Z"/>
  <w16cex:commentExtensible w16cex:durableId="7D9FFDD5" w16cex:dateUtc="2026-08-30T11:20:00Z"/>
  <w16cex:commentExtensible w16cex:durableId="5BB46021" w16cex:dateUtc="2026-08-30T11:30:00Z"/>
  <w16cex:commentExtensible w16cex:durableId="5C0DB4D8" w16cex:dateUtc="2026-08-30T11:32:00Z"/>
  <w16cex:commentExtensible w16cex:durableId="581AA5E3" w16cex:dateUtc="2026-08-30T11:31:00Z"/>
  <w16cex:commentExtensible w16cex:durableId="146A67B2" w16cex:dateUtc="2026-08-30T11:31:00Z"/>
  <w16cex:commentExtensible w16cex:durableId="50AC9D81" w16cex:dateUtc="2026-08-30T11:3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2589CEF" w16cid:durableId="287AC2FD"/>
  <w16cid:commentId w16cid:paraId="2C432DB8" w16cid:durableId="00C81F47"/>
  <w16cid:commentId w16cid:paraId="69BCAD63" w16cid:durableId="093D062C"/>
  <w16cid:commentId w16cid:paraId="14CBD27E" w16cid:durableId="0D2CCB3C"/>
  <w16cid:commentId w16cid:paraId="376565E1" w16cid:durableId="2FAA55C4"/>
  <w16cid:commentId w16cid:paraId="4BD4C351" w16cid:durableId="10A4A62D"/>
  <w16cid:commentId w16cid:paraId="5AC11F5C" w16cid:durableId="7D9FFDD5"/>
  <w16cid:commentId w16cid:paraId="199B16B5" w16cid:durableId="5BB46021"/>
  <w16cid:commentId w16cid:paraId="28107D95" w16cid:durableId="5C0DB4D8"/>
  <w16cid:commentId w16cid:paraId="7FAC33F9" w16cid:durableId="581AA5E3"/>
  <w16cid:commentId w16cid:paraId="0242FE94" w16cid:durableId="146A67B2"/>
  <w16cid:commentId w16cid:paraId="1D4CABDF" w16cid:durableId="50AC9D8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AED9E7" w14:textId="77777777" w:rsidR="00CF17DE" w:rsidRDefault="00CF17DE">
      <w:pPr>
        <w:spacing w:after="0" w:line="240" w:lineRule="auto"/>
      </w:pPr>
      <w:r>
        <w:separator/>
      </w:r>
    </w:p>
  </w:endnote>
  <w:endnote w:type="continuationSeparator" w:id="0">
    <w:p w14:paraId="22FF6FAC" w14:textId="77777777" w:rsidR="00CF17DE" w:rsidRDefault="00CF17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2D3628A0-92E2-4648-9BA5-DD1C4CF831F6}"/>
    <w:embedBold r:id="rId2" w:fontKey="{7B257A4D-E1A7-9043-800A-2EAE3C9CB96C}"/>
    <w:embedItalic r:id="rId3" w:fontKey="{49B8FEC0-D03B-C046-BEC0-F88FC2EE06E9}"/>
    <w:embedBoldItalic r:id="rId4" w:fontKey="{88C0AC40-B926-0049-BDC7-3EF469275455}"/>
  </w:font>
  <w:font w:name="Noto Sans Symbols">
    <w:panose1 w:val="020B0604020202020204"/>
    <w:charset w:val="00"/>
    <w:family w:val="auto"/>
    <w:pitch w:val="default"/>
    <w:embedRegular r:id="rId5" w:fontKey="{97B65578-213D-0E4D-99C7-9D1BC6295D51}"/>
  </w:font>
  <w:font w:name="Courier New">
    <w:panose1 w:val="02070309020205020404"/>
    <w:charset w:val="00"/>
    <w:family w:val="modern"/>
    <w:pitch w:val="fixed"/>
    <w:sig w:usb0="E0002EFF" w:usb1="C0007843" w:usb2="00000009" w:usb3="00000000" w:csb0="000001FF" w:csb1="00000000"/>
    <w:embedRegular r:id="rId6" w:fontKey="{DF225CDC-BDC9-F64F-AB2E-ADF15E9F1F72}"/>
  </w:font>
  <w:font w:name="Calibri">
    <w:panose1 w:val="020F0502020204030204"/>
    <w:charset w:val="00"/>
    <w:family w:val="swiss"/>
    <w:pitch w:val="variable"/>
    <w:sig w:usb0="E0002AFF" w:usb1="C000247B" w:usb2="00000009" w:usb3="00000000" w:csb0="000001FF" w:csb1="00000000"/>
    <w:embedRegular r:id="rId7" w:fontKey="{86E7571F-62A0-2A4C-86AE-1DAFF93CE4F3}"/>
    <w:embedBold r:id="rId8" w:fontKey="{0DBAC695-00A7-C243-ADD8-D4C707459C2D}"/>
  </w:font>
  <w:font w:name="Georgia">
    <w:panose1 w:val="02040502050405020303"/>
    <w:charset w:val="00"/>
    <w:family w:val="roman"/>
    <w:pitch w:val="variable"/>
    <w:sig w:usb0="00000287" w:usb1="00000000" w:usb2="00000000" w:usb3="00000000" w:csb0="0000009F" w:csb1="00000000"/>
    <w:embedItalic r:id="rId9" w:fontKey="{C622F979-BA8B-864D-951A-2C86F389E988}"/>
  </w:font>
  <w:font w:name="Cambria">
    <w:panose1 w:val="02040503050406030204"/>
    <w:charset w:val="00"/>
    <w:family w:val="roman"/>
    <w:pitch w:val="variable"/>
    <w:sig w:usb0="E00002FF" w:usb1="400004FF" w:usb2="00000000" w:usb3="00000000" w:csb0="0000019F" w:csb1="00000000"/>
    <w:embedRegular r:id="rId10" w:fontKey="{08ABAF26-6663-5B43-ACA7-79B8372556CA}"/>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embedRegular r:id="rId11" w:fontKey="{44F317DC-E947-4343-A757-9AB815BC1F8F}"/>
    <w:embedBold r:id="rId12" w:fontKey="{194D42D3-96FA-F540-9B16-ABAB2BD3E7F3}"/>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542" w14:textId="77777777" w:rsidR="001D1787" w:rsidRDefault="001D1787">
    <w:pPr>
      <w:pBdr>
        <w:top w:val="nil"/>
        <w:left w:val="nil"/>
        <w:bottom w:val="nil"/>
        <w:right w:val="nil"/>
        <w:between w:val="nil"/>
      </w:pBdr>
      <w:tabs>
        <w:tab w:val="center" w:pos="4680"/>
        <w:tab w:val="right" w:pos="9360"/>
      </w:tabs>
      <w:spacing w:after="0" w:line="240" w:lineRule="auto"/>
      <w:jc w:val="center"/>
      <w:rPr>
        <w:color w:val="000000"/>
      </w:rPr>
    </w:pPr>
  </w:p>
  <w:p w14:paraId="00000543" w14:textId="77777777" w:rsidR="001D1787" w:rsidRDefault="00AA2F10">
    <w:pPr>
      <w:pBdr>
        <w:top w:val="nil"/>
        <w:left w:val="nil"/>
        <w:bottom w:val="nil"/>
        <w:right w:val="nil"/>
        <w:between w:val="nil"/>
      </w:pBdr>
      <w:tabs>
        <w:tab w:val="center" w:pos="4680"/>
        <w:tab w:val="right" w:pos="9360"/>
      </w:tabs>
      <w:spacing w:after="0" w:line="240" w:lineRule="auto"/>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53E" w14:textId="77777777" w:rsidR="001D1787" w:rsidRDefault="001D1787">
    <w:pPr>
      <w:pBdr>
        <w:top w:val="nil"/>
        <w:left w:val="nil"/>
        <w:bottom w:val="nil"/>
        <w:right w:val="nil"/>
        <w:between w:val="nil"/>
      </w:pBdr>
      <w:tabs>
        <w:tab w:val="center" w:pos="4680"/>
        <w:tab w:val="right" w:pos="9360"/>
      </w:tabs>
      <w:spacing w:after="0" w:line="240" w:lineRule="auto"/>
      <w:jc w:val="center"/>
      <w:rPr>
        <w:rFonts w:ascii="Cambria" w:eastAsia="Cambria" w:hAnsi="Cambria" w:cs="Cambria"/>
        <w:color w:val="000000"/>
      </w:rPr>
    </w:pPr>
  </w:p>
  <w:p w14:paraId="0000053F" w14:textId="77777777" w:rsidR="001D1787" w:rsidRDefault="001D1787">
    <w:pPr>
      <w:pBdr>
        <w:top w:val="nil"/>
        <w:left w:val="nil"/>
        <w:bottom w:val="nil"/>
        <w:right w:val="nil"/>
        <w:between w:val="nil"/>
      </w:pBdr>
      <w:tabs>
        <w:tab w:val="center" w:pos="4680"/>
        <w:tab w:val="right" w:pos="9360"/>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540" w14:textId="77777777" w:rsidR="001D1787" w:rsidRDefault="001D1787">
    <w:pPr>
      <w:pBdr>
        <w:top w:val="nil"/>
        <w:left w:val="nil"/>
        <w:bottom w:val="nil"/>
        <w:right w:val="nil"/>
        <w:between w:val="nil"/>
      </w:pBdr>
      <w:tabs>
        <w:tab w:val="center" w:pos="4680"/>
        <w:tab w:val="right" w:pos="9360"/>
      </w:tabs>
      <w:spacing w:after="0" w:line="240" w:lineRule="auto"/>
      <w:jc w:val="center"/>
      <w:rPr>
        <w:rFonts w:ascii="Times New Roman" w:eastAsia="Times New Roman" w:hAnsi="Times New Roman" w:cs="Times New Roman"/>
        <w:color w:val="000000"/>
        <w:sz w:val="24"/>
        <w:szCs w:val="24"/>
      </w:rPr>
    </w:pPr>
  </w:p>
  <w:p w14:paraId="00000541" w14:textId="77777777" w:rsidR="001D1787" w:rsidRDefault="001D1787">
    <w:pPr>
      <w:pBdr>
        <w:top w:val="nil"/>
        <w:left w:val="nil"/>
        <w:bottom w:val="nil"/>
        <w:right w:val="nil"/>
        <w:between w:val="nil"/>
      </w:pBdr>
      <w:tabs>
        <w:tab w:val="left" w:pos="3984"/>
      </w:tabs>
      <w:spacing w:after="0" w:line="240" w:lineRule="auto"/>
      <w:jc w:val="center"/>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544" w14:textId="7ABB5166" w:rsidR="001D1787" w:rsidRDefault="00AA2F10">
    <w:pPr>
      <w:pBdr>
        <w:top w:val="nil"/>
        <w:left w:val="nil"/>
        <w:bottom w:val="nil"/>
        <w:right w:val="nil"/>
        <w:between w:val="nil"/>
      </w:pBdr>
      <w:tabs>
        <w:tab w:val="center" w:pos="4680"/>
        <w:tab w:val="right" w:pos="9360"/>
      </w:tabs>
      <w:spacing w:after="0" w:line="240" w:lineRule="auto"/>
      <w:jc w:val="center"/>
      <w:rPr>
        <w:rFonts w:ascii="Cambria" w:eastAsia="Cambria" w:hAnsi="Cambria" w:cs="Cambria"/>
        <w:color w:val="000000"/>
      </w:rPr>
    </w:pPr>
    <w:r>
      <w:rPr>
        <w:rFonts w:ascii="Cambria" w:eastAsia="Cambria" w:hAnsi="Cambria" w:cs="Cambria"/>
        <w:color w:val="000000"/>
      </w:rPr>
      <w:fldChar w:fldCharType="begin"/>
    </w:r>
    <w:r>
      <w:rPr>
        <w:rFonts w:ascii="Cambria" w:eastAsia="Cambria" w:hAnsi="Cambria" w:cs="Cambria"/>
        <w:color w:val="000000"/>
      </w:rPr>
      <w:instrText>PAGE</w:instrText>
    </w:r>
    <w:r>
      <w:rPr>
        <w:rFonts w:ascii="Cambria" w:eastAsia="Cambria" w:hAnsi="Cambria" w:cs="Cambria"/>
        <w:color w:val="000000"/>
      </w:rPr>
      <w:fldChar w:fldCharType="separate"/>
    </w:r>
    <w:r w:rsidR="004A1266">
      <w:rPr>
        <w:rFonts w:ascii="Cambria" w:eastAsia="Cambria" w:hAnsi="Cambria" w:cs="Cambria"/>
        <w:noProof/>
        <w:color w:val="000000"/>
      </w:rPr>
      <w:t>8</w:t>
    </w:r>
    <w:r>
      <w:rPr>
        <w:rFonts w:ascii="Cambria" w:eastAsia="Cambria" w:hAnsi="Cambria" w:cs="Cambria"/>
        <w:color w:val="000000"/>
      </w:rPr>
      <w:fldChar w:fldCharType="end"/>
    </w:r>
  </w:p>
  <w:p w14:paraId="00000545" w14:textId="77777777" w:rsidR="001D1787" w:rsidRDefault="001D1787">
    <w:pPr>
      <w:pBdr>
        <w:top w:val="nil"/>
        <w:left w:val="nil"/>
        <w:bottom w:val="nil"/>
        <w:right w:val="nil"/>
        <w:between w:val="nil"/>
      </w:pBdr>
      <w:tabs>
        <w:tab w:val="center" w:pos="4680"/>
        <w:tab w:val="right" w:pos="9360"/>
      </w:tabs>
      <w:spacing w:after="0" w:line="240" w:lineRule="auto"/>
      <w:jc w:val="center"/>
      <w:rPr>
        <w:rFonts w:ascii="Times New Roman" w:eastAsia="Times New Roman" w:hAnsi="Times New Roman" w:cs="Times New Roman"/>
        <w:color w:val="000000"/>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1AA016" w14:textId="77777777" w:rsidR="00CF17DE" w:rsidRDefault="00CF17DE">
      <w:pPr>
        <w:spacing w:after="0" w:line="240" w:lineRule="auto"/>
      </w:pPr>
      <w:r>
        <w:separator/>
      </w:r>
    </w:p>
  </w:footnote>
  <w:footnote w:type="continuationSeparator" w:id="0">
    <w:p w14:paraId="0DF43E05" w14:textId="77777777" w:rsidR="00CF17DE" w:rsidRDefault="00CF17D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56D04"/>
    <w:multiLevelType w:val="multilevel"/>
    <w:tmpl w:val="0D7A41C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10C34C8C"/>
    <w:multiLevelType w:val="multilevel"/>
    <w:tmpl w:val="D014436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C64610D"/>
    <w:multiLevelType w:val="multilevel"/>
    <w:tmpl w:val="EF82F1E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1ECF12E8"/>
    <w:multiLevelType w:val="multilevel"/>
    <w:tmpl w:val="2864DDAE"/>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4" w15:restartNumberingAfterBreak="0">
    <w:nsid w:val="2C1717AF"/>
    <w:multiLevelType w:val="multilevel"/>
    <w:tmpl w:val="A826266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376F6A6E"/>
    <w:multiLevelType w:val="multilevel"/>
    <w:tmpl w:val="A526252A"/>
    <w:lvl w:ilvl="0">
      <w:start w:val="1"/>
      <w:numFmt w:val="low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4C6C11CF"/>
    <w:multiLevelType w:val="multilevel"/>
    <w:tmpl w:val="E064E8C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53C26E38"/>
    <w:multiLevelType w:val="multilevel"/>
    <w:tmpl w:val="384AC19C"/>
    <w:lvl w:ilvl="0">
      <w:start w:val="3"/>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2117090872">
    <w:abstractNumId w:val="0"/>
  </w:num>
  <w:num w:numId="2" w16cid:durableId="1605645468">
    <w:abstractNumId w:val="3"/>
  </w:num>
  <w:num w:numId="3" w16cid:durableId="444278932">
    <w:abstractNumId w:val="1"/>
  </w:num>
  <w:num w:numId="4" w16cid:durableId="188643833">
    <w:abstractNumId w:val="5"/>
  </w:num>
  <w:num w:numId="5" w16cid:durableId="2023776141">
    <w:abstractNumId w:val="6"/>
  </w:num>
  <w:num w:numId="6" w16cid:durableId="328946387">
    <w:abstractNumId w:val="4"/>
  </w:num>
  <w:num w:numId="7" w16cid:durableId="1873110599">
    <w:abstractNumId w:val="2"/>
  </w:num>
  <w:num w:numId="8" w16cid:durableId="387385233">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Yego, Faith Hilda">
    <w15:presenceInfo w15:providerId="AD" w15:userId="S::fyegokos@iu.edu::e5734f87-cd39-4bf3-9d05-eb74fcdbf92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1787"/>
    <w:rsid w:val="00046DD8"/>
    <w:rsid w:val="000870BD"/>
    <w:rsid w:val="00090B7A"/>
    <w:rsid w:val="000C75B8"/>
    <w:rsid w:val="000E5621"/>
    <w:rsid w:val="000F0B7C"/>
    <w:rsid w:val="000F1803"/>
    <w:rsid w:val="000F4601"/>
    <w:rsid w:val="001111F5"/>
    <w:rsid w:val="001204F8"/>
    <w:rsid w:val="00147A85"/>
    <w:rsid w:val="0016042C"/>
    <w:rsid w:val="00197E14"/>
    <w:rsid w:val="001B0B67"/>
    <w:rsid w:val="001C1D6E"/>
    <w:rsid w:val="001D1787"/>
    <w:rsid w:val="002361B6"/>
    <w:rsid w:val="00254B0E"/>
    <w:rsid w:val="00282CA1"/>
    <w:rsid w:val="00286EEB"/>
    <w:rsid w:val="002B642D"/>
    <w:rsid w:val="002C3A2A"/>
    <w:rsid w:val="002D10AF"/>
    <w:rsid w:val="002D554B"/>
    <w:rsid w:val="002E0443"/>
    <w:rsid w:val="00312F2A"/>
    <w:rsid w:val="00313CE8"/>
    <w:rsid w:val="00321CAF"/>
    <w:rsid w:val="00370DB8"/>
    <w:rsid w:val="00385E5C"/>
    <w:rsid w:val="003F0210"/>
    <w:rsid w:val="003F45BA"/>
    <w:rsid w:val="0040436F"/>
    <w:rsid w:val="00464727"/>
    <w:rsid w:val="00483B25"/>
    <w:rsid w:val="00483D7E"/>
    <w:rsid w:val="00493585"/>
    <w:rsid w:val="004A1266"/>
    <w:rsid w:val="004A155F"/>
    <w:rsid w:val="004A7482"/>
    <w:rsid w:val="004F333E"/>
    <w:rsid w:val="004F73A1"/>
    <w:rsid w:val="0051007B"/>
    <w:rsid w:val="00520198"/>
    <w:rsid w:val="00527AAB"/>
    <w:rsid w:val="00541A65"/>
    <w:rsid w:val="005812A0"/>
    <w:rsid w:val="005A09C2"/>
    <w:rsid w:val="005B42CB"/>
    <w:rsid w:val="005B7F52"/>
    <w:rsid w:val="005D4D4A"/>
    <w:rsid w:val="00621ECE"/>
    <w:rsid w:val="006616A7"/>
    <w:rsid w:val="00682DEA"/>
    <w:rsid w:val="006C3C96"/>
    <w:rsid w:val="006D6325"/>
    <w:rsid w:val="00707274"/>
    <w:rsid w:val="00707C05"/>
    <w:rsid w:val="00712BE9"/>
    <w:rsid w:val="00756074"/>
    <w:rsid w:val="0075783A"/>
    <w:rsid w:val="007A1173"/>
    <w:rsid w:val="007C2A20"/>
    <w:rsid w:val="007F783C"/>
    <w:rsid w:val="00825DE3"/>
    <w:rsid w:val="0082739F"/>
    <w:rsid w:val="008A4171"/>
    <w:rsid w:val="008B2461"/>
    <w:rsid w:val="008C6AD4"/>
    <w:rsid w:val="008E7776"/>
    <w:rsid w:val="009117A0"/>
    <w:rsid w:val="00995ED6"/>
    <w:rsid w:val="009B4822"/>
    <w:rsid w:val="009E1184"/>
    <w:rsid w:val="009E1B35"/>
    <w:rsid w:val="009E2DB8"/>
    <w:rsid w:val="00A243FC"/>
    <w:rsid w:val="00A27AAD"/>
    <w:rsid w:val="00A66E99"/>
    <w:rsid w:val="00A71C01"/>
    <w:rsid w:val="00A75070"/>
    <w:rsid w:val="00A81561"/>
    <w:rsid w:val="00A95B07"/>
    <w:rsid w:val="00AA2F10"/>
    <w:rsid w:val="00AB0C1D"/>
    <w:rsid w:val="00AB3A70"/>
    <w:rsid w:val="00AC0420"/>
    <w:rsid w:val="00AF635F"/>
    <w:rsid w:val="00B60195"/>
    <w:rsid w:val="00B777A0"/>
    <w:rsid w:val="00BA6B4A"/>
    <w:rsid w:val="00BE4DBA"/>
    <w:rsid w:val="00BF3783"/>
    <w:rsid w:val="00BF6D66"/>
    <w:rsid w:val="00BF73DC"/>
    <w:rsid w:val="00C06FE4"/>
    <w:rsid w:val="00C232E6"/>
    <w:rsid w:val="00C25E42"/>
    <w:rsid w:val="00C37412"/>
    <w:rsid w:val="00C47C05"/>
    <w:rsid w:val="00C52061"/>
    <w:rsid w:val="00C7443C"/>
    <w:rsid w:val="00C760B5"/>
    <w:rsid w:val="00CD33A4"/>
    <w:rsid w:val="00CD46EB"/>
    <w:rsid w:val="00CF17DE"/>
    <w:rsid w:val="00D05C2E"/>
    <w:rsid w:val="00D13065"/>
    <w:rsid w:val="00D377DA"/>
    <w:rsid w:val="00DB0DB4"/>
    <w:rsid w:val="00DC52A9"/>
    <w:rsid w:val="00DD2D76"/>
    <w:rsid w:val="00E25197"/>
    <w:rsid w:val="00E40D04"/>
    <w:rsid w:val="00E473F0"/>
    <w:rsid w:val="00E7565B"/>
    <w:rsid w:val="00E87E23"/>
    <w:rsid w:val="00F03CE2"/>
    <w:rsid w:val="00F3748D"/>
    <w:rsid w:val="00F563E6"/>
    <w:rsid w:val="00F8165D"/>
    <w:rsid w:val="00F86FBB"/>
    <w:rsid w:val="00F96408"/>
    <w:rsid w:val="00FA7C68"/>
    <w:rsid w:val="00FD30B8"/>
    <w:rsid w:val="00FE2BCB"/>
  </w:rsids>
  <m:mathPr>
    <m:mathFont m:val="Cambria Math"/>
    <m:brkBin m:val="before"/>
    <m:brkBinSub m:val="--"/>
    <m:smallFrac m:val="0"/>
    <m:dispDef/>
    <m:lMargin m:val="0"/>
    <m:rMargin m:val="0"/>
    <m:defJc m:val="centerGroup"/>
    <m:wrapIndent m:val="1440"/>
    <m:intLim m:val="subSup"/>
    <m:naryLim m:val="undOvr"/>
  </m:mathPr>
  <w:themeFontLang w:val="en-KE"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2B5952"/>
  <w15:docId w15:val="{96C53913-F2D5-405A-B7BD-2FCB29714E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en-GB" w:bidi="ar-SA"/>
      </w:rPr>
    </w:rPrDefault>
    <w:pPrDefault>
      <w:pPr>
        <w:spacing w:after="160" w:line="25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0" w:line="480" w:lineRule="auto"/>
      <w:jc w:val="center"/>
      <w:outlineLvl w:val="0"/>
    </w:pPr>
    <w:rPr>
      <w:rFonts w:ascii="Times New Roman" w:eastAsia="Times New Roman" w:hAnsi="Times New Roman" w:cs="Times New Roman"/>
      <w:b/>
      <w:bCs/>
      <w:sz w:val="24"/>
      <w:szCs w:val="24"/>
    </w:rPr>
  </w:style>
  <w:style w:type="paragraph" w:styleId="Heading2">
    <w:name w:val="heading 2"/>
    <w:basedOn w:val="Normal"/>
    <w:next w:val="Normal"/>
    <w:uiPriority w:val="9"/>
    <w:unhideWhenUsed/>
    <w:qFormat/>
    <w:pPr>
      <w:keepNext/>
      <w:keepLines/>
      <w:spacing w:after="240" w:line="480" w:lineRule="auto"/>
      <w:outlineLvl w:val="1"/>
    </w:pPr>
    <w:rPr>
      <w:rFonts w:ascii="Times New Roman" w:eastAsia="Times New Roman" w:hAnsi="Times New Roman" w:cs="Times New Roman"/>
      <w:b/>
      <w:bCs/>
      <w:sz w:val="24"/>
      <w:szCs w:val="24"/>
    </w:rPr>
  </w:style>
  <w:style w:type="paragraph" w:styleId="Heading3">
    <w:name w:val="heading 3"/>
    <w:basedOn w:val="Normal"/>
    <w:next w:val="Normal"/>
    <w:uiPriority w:val="9"/>
    <w:unhideWhenUsed/>
    <w:qFormat/>
    <w:pPr>
      <w:keepNext/>
      <w:keepLines/>
      <w:spacing w:before="40" w:after="0" w:line="480" w:lineRule="auto"/>
      <w:outlineLvl w:val="2"/>
    </w:pPr>
    <w:rPr>
      <w:rFonts w:ascii="Times New Roman" w:eastAsia="Times New Roman" w:hAnsi="Times New Roman" w:cs="Times New Roman"/>
      <w:color w:val="000000"/>
      <w:sz w:val="24"/>
      <w:szCs w:val="24"/>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CellMar>
        <w:top w:w="0" w:type="dxa"/>
        <w:left w:w="0" w:type="dxa"/>
        <w:bottom w:w="0" w:type="dxa"/>
        <w:right w:w="0" w:type="dxa"/>
      </w:tblCellMar>
    </w:tblPr>
  </w:style>
  <w:style w:type="table" w:customStyle="1" w:styleId="a8">
    <w:basedOn w:val="TableNormal0"/>
    <w:tblPr>
      <w:tblStyleRowBandSize w:val="1"/>
      <w:tblStyleColBandSize w:val="1"/>
      <w:tblCellMar>
        <w:top w:w="0" w:type="dxa"/>
        <w:left w:w="0" w:type="dxa"/>
        <w:bottom w:w="0" w:type="dxa"/>
        <w:right w:w="0" w:type="dxa"/>
      </w:tblCellMar>
    </w:tblPr>
  </w:style>
  <w:style w:type="table" w:customStyle="1" w:styleId="a9">
    <w:basedOn w:val="TableNormal0"/>
    <w:tblPr>
      <w:tblStyleRowBandSize w:val="1"/>
      <w:tblStyleColBandSize w:val="1"/>
      <w:tblCellMar>
        <w:top w:w="0" w:type="dxa"/>
        <w:left w:w="0" w:type="dxa"/>
        <w:bottom w:w="0" w:type="dxa"/>
        <w:right w:w="0" w:type="dxa"/>
      </w:tblCellMar>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CellMar>
        <w:top w:w="0" w:type="dxa"/>
        <w:left w:w="115" w:type="dxa"/>
        <w:bottom w:w="0" w:type="dxa"/>
        <w:right w:w="115"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ListParagraph">
    <w:name w:val="List Paragraph"/>
    <w:basedOn w:val="Normal"/>
    <w:uiPriority w:val="34"/>
    <w:qFormat/>
    <w:rsid w:val="007F783C"/>
    <w:pPr>
      <w:ind w:left="720"/>
      <w:contextualSpacing/>
    </w:pPr>
  </w:style>
  <w:style w:type="paragraph" w:styleId="TOC1">
    <w:name w:val="toc 1"/>
    <w:basedOn w:val="Normal"/>
    <w:next w:val="Normal"/>
    <w:autoRedefine/>
    <w:uiPriority w:val="39"/>
    <w:unhideWhenUsed/>
    <w:rsid w:val="00C37412"/>
    <w:pPr>
      <w:spacing w:after="100"/>
    </w:pPr>
  </w:style>
  <w:style w:type="paragraph" w:styleId="TOC2">
    <w:name w:val="toc 2"/>
    <w:basedOn w:val="Normal"/>
    <w:next w:val="Normal"/>
    <w:autoRedefine/>
    <w:uiPriority w:val="39"/>
    <w:unhideWhenUsed/>
    <w:rsid w:val="00C37412"/>
    <w:pPr>
      <w:spacing w:after="100"/>
      <w:ind w:left="220"/>
    </w:pPr>
  </w:style>
  <w:style w:type="paragraph" w:styleId="TOC3">
    <w:name w:val="toc 3"/>
    <w:basedOn w:val="Normal"/>
    <w:next w:val="Normal"/>
    <w:autoRedefine/>
    <w:uiPriority w:val="39"/>
    <w:unhideWhenUsed/>
    <w:rsid w:val="00C37412"/>
    <w:pPr>
      <w:spacing w:after="100"/>
      <w:ind w:left="440"/>
    </w:pPr>
  </w:style>
  <w:style w:type="paragraph" w:styleId="TOC4">
    <w:name w:val="toc 4"/>
    <w:basedOn w:val="Normal"/>
    <w:next w:val="Normal"/>
    <w:autoRedefine/>
    <w:uiPriority w:val="39"/>
    <w:unhideWhenUsed/>
    <w:rsid w:val="00C37412"/>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C37412"/>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C37412"/>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C37412"/>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C37412"/>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C37412"/>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Hyperlink">
    <w:name w:val="Hyperlink"/>
    <w:basedOn w:val="DefaultParagraphFont"/>
    <w:uiPriority w:val="99"/>
    <w:unhideWhenUsed/>
    <w:rsid w:val="00C37412"/>
    <w:rPr>
      <w:color w:val="0000FF" w:themeColor="hyperlink"/>
      <w:u w:val="single"/>
    </w:rPr>
  </w:style>
  <w:style w:type="character" w:styleId="UnresolvedMention">
    <w:name w:val="Unresolved Mention"/>
    <w:basedOn w:val="DefaultParagraphFont"/>
    <w:uiPriority w:val="99"/>
    <w:semiHidden/>
    <w:unhideWhenUsed/>
    <w:rsid w:val="00C37412"/>
    <w:rPr>
      <w:color w:val="605E5C"/>
      <w:shd w:val="clear" w:color="auto" w:fill="E1DFDD"/>
    </w:rPr>
  </w:style>
  <w:style w:type="paragraph" w:styleId="Header">
    <w:name w:val="header"/>
    <w:basedOn w:val="Normal"/>
    <w:link w:val="HeaderChar"/>
    <w:uiPriority w:val="99"/>
    <w:unhideWhenUsed/>
    <w:rsid w:val="00A243FC"/>
    <w:pPr>
      <w:tabs>
        <w:tab w:val="center" w:pos="4513"/>
        <w:tab w:val="right" w:pos="9026"/>
      </w:tabs>
      <w:spacing w:after="0" w:line="240" w:lineRule="auto"/>
    </w:pPr>
  </w:style>
  <w:style w:type="character" w:customStyle="1" w:styleId="HeaderChar">
    <w:name w:val="Header Char"/>
    <w:basedOn w:val="DefaultParagraphFont"/>
    <w:link w:val="Header"/>
    <w:uiPriority w:val="99"/>
    <w:rsid w:val="00A243FC"/>
  </w:style>
  <w:style w:type="paragraph" w:styleId="Revision">
    <w:name w:val="Revision"/>
    <w:hidden/>
    <w:uiPriority w:val="99"/>
    <w:semiHidden/>
    <w:rsid w:val="004A155F"/>
    <w:pPr>
      <w:spacing w:after="0" w:line="240" w:lineRule="auto"/>
    </w:pPr>
  </w:style>
  <w:style w:type="paragraph" w:styleId="CommentSubject">
    <w:name w:val="annotation subject"/>
    <w:basedOn w:val="CommentText"/>
    <w:next w:val="CommentText"/>
    <w:link w:val="CommentSubjectChar"/>
    <w:uiPriority w:val="99"/>
    <w:semiHidden/>
    <w:unhideWhenUsed/>
    <w:rsid w:val="004A155F"/>
    <w:rPr>
      <w:b/>
      <w:bCs/>
    </w:rPr>
  </w:style>
  <w:style w:type="character" w:customStyle="1" w:styleId="CommentSubjectChar">
    <w:name w:val="Comment Subject Char"/>
    <w:basedOn w:val="CommentTextChar"/>
    <w:link w:val="CommentSubject"/>
    <w:uiPriority w:val="99"/>
    <w:semiHidden/>
    <w:rsid w:val="004A155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footer" Target="footer4.xml"/><Relationship Id="rId26" Type="http://schemas.openxmlformats.org/officeDocument/2006/relationships/hyperlink" Target="https://docs.google.com/document/d/16cn_tNedBC66XIAG1Gg47SWv4C1Df0oj/edit" TargetMode="External"/><Relationship Id="rId3" Type="http://schemas.openxmlformats.org/officeDocument/2006/relationships/numbering" Target="numbering.xml"/><Relationship Id="rId21" Type="http://schemas.openxmlformats.org/officeDocument/2006/relationships/hyperlink" Target="https://docs.google.com/document/d/16cn_tNedBC66XIAG1Gg47SWv4C1Df0oj/edit" TargetMode="External"/><Relationship Id="rId7" Type="http://schemas.openxmlformats.org/officeDocument/2006/relationships/footnotes" Target="footnotes.xml"/><Relationship Id="rId12" Type="http://schemas.microsoft.com/office/2011/relationships/commentsExtended" Target="commentsExtended.xml"/><Relationship Id="rId17" Type="http://schemas.openxmlformats.org/officeDocument/2006/relationships/footer" Target="footer3.xml"/><Relationship Id="rId25" Type="http://schemas.openxmlformats.org/officeDocument/2006/relationships/hyperlink" Target="https://docs.google.com/document/d/16cn_tNedBC66XIAG1Gg47SWv4C1Df0oj/edit" TargetMode="Externa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hyperlink" Target="https://docs.google.com/document/d/16cn_tNedBC66XIAG1Gg47SWv4C1Df0oj/edit" TargetMode="External"/><Relationship Id="rId29" Type="http://schemas.openxmlformats.org/officeDocument/2006/relationships/hyperlink" Target="https://healthpolicy.ucla.edu/sites/default/files/2023-08/tw_cba23.pdf"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comments" Target="comments.xml"/><Relationship Id="rId24" Type="http://schemas.openxmlformats.org/officeDocument/2006/relationships/hyperlink" Target="https://docs.google.com/document/d/16cn_tNedBC66XIAG1Gg47SWv4C1Df0oj/edit" TargetMode="External"/><Relationship Id="rId32" Type="http://schemas.microsoft.com/office/2011/relationships/people" Target="people.xml"/><Relationship Id="rId5" Type="http://schemas.openxmlformats.org/officeDocument/2006/relationships/settings" Target="settings.xml"/><Relationship Id="rId15" Type="http://schemas.openxmlformats.org/officeDocument/2006/relationships/footer" Target="footer1.xml"/><Relationship Id="rId23" Type="http://schemas.openxmlformats.org/officeDocument/2006/relationships/hyperlink" Target="https://docs.google.com/document/d/16cn_tNedBC66XIAG1Gg47SWv4C1Df0oj/edit" TargetMode="External"/><Relationship Id="rId28" Type="http://schemas.openxmlformats.org/officeDocument/2006/relationships/hyperlink" Target="https://dhsprogram.com/pubs/pdf/GF57/GF57Mandera.pdf" TargetMode="External"/><Relationship Id="rId10" Type="http://schemas.openxmlformats.org/officeDocument/2006/relationships/image" Target="media/image2.png"/><Relationship Id="rId19" Type="http://schemas.openxmlformats.org/officeDocument/2006/relationships/image" Target="media/image3.png"/><Relationship Id="rId31"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microsoft.com/office/2018/08/relationships/commentsExtensible" Target="commentsExtensible.xml"/><Relationship Id="rId22" Type="http://schemas.openxmlformats.org/officeDocument/2006/relationships/hyperlink" Target="https://docs.google.com/document/d/16cn_tNedBC66XIAG1Gg47SWv4C1Df0oj/edit" TargetMode="External"/><Relationship Id="rId27" Type="http://schemas.openxmlformats.org/officeDocument/2006/relationships/hyperlink" Target="https://fp2030.org/sites/default/files/Kenya_FP2020_Commitment_2017_1.pdf" TargetMode="External"/><Relationship Id="rId30" Type="http://schemas.openxmlformats.org/officeDocument/2006/relationships/image" Target="media/image4.png"/><Relationship Id="rId8" Type="http://schemas.openxmlformats.org/officeDocument/2006/relationships/endnotes" Target="endnot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oqAGUFWg/3vZ+cD75WoQ8Dxjaw==">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</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AB95143E-3C60-4E20-B4A2-FA90374815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92</Pages>
  <Words>23724</Words>
  <Characters>135229</Characters>
  <Application>Microsoft Office Word</Application>
  <DocSecurity>0</DocSecurity>
  <Lines>1126</Lines>
  <Paragraphs>317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Lenovo</dc:creator>
  <cp:lastModifiedBy>Yego, Faith Hilda</cp:lastModifiedBy>
  <cp:revision>3</cp:revision>
  <dcterms:created xsi:type="dcterms:W3CDTF">2026-08-30T11:26:00Z</dcterms:created>
  <dcterms:modified xsi:type="dcterms:W3CDTF">2026-08-30T11:34:00Z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3002f965-097b-43d6-9782-32ab09df8dfa</vt:lpwstr>
  </property>
</Properties>
</file>